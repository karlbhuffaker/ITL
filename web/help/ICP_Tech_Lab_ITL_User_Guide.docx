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12602" w14:textId="77777777" w:rsidR="009D4452" w:rsidRDefault="005C593D" w:rsidP="00D970C7">
      <w:pPr>
        <w:pStyle w:val="BodyText"/>
      </w:pPr>
      <w:r>
        <w:rPr>
          <w:noProof/>
        </w:rPr>
        <w:drawing>
          <wp:anchor distT="0" distB="0" distL="114300" distR="114300" simplePos="0" relativeHeight="251684864" behindDoc="0" locked="0" layoutInCell="1" allowOverlap="1" wp14:anchorId="4B85B401" wp14:editId="6357591C">
            <wp:simplePos x="0" y="0"/>
            <wp:positionH relativeFrom="page">
              <wp:posOffset>609600</wp:posOffset>
            </wp:positionH>
            <wp:positionV relativeFrom="page">
              <wp:posOffset>655955</wp:posOffset>
            </wp:positionV>
            <wp:extent cx="1828800" cy="5746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UM_RGB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574675"/>
                    </a:xfrm>
                    <a:prstGeom prst="rect">
                      <a:avLst/>
                    </a:prstGeom>
                  </pic:spPr>
                </pic:pic>
              </a:graphicData>
            </a:graphic>
            <wp14:sizeRelH relativeFrom="page">
              <wp14:pctWidth>0</wp14:pctWidth>
            </wp14:sizeRelH>
            <wp14:sizeRelV relativeFrom="page">
              <wp14:pctHeight>0</wp14:pctHeight>
            </wp14:sizeRelV>
          </wp:anchor>
        </w:drawing>
      </w:r>
    </w:p>
    <w:p w14:paraId="38FC13F6" w14:textId="77777777" w:rsidR="00C54B85" w:rsidRDefault="00C54B85" w:rsidP="00C54B85">
      <w:pPr>
        <w:pStyle w:val="DocumentTitle"/>
        <w:spacing w:before="0" w:after="0"/>
        <w:ind w:left="0"/>
        <w:jc w:val="center"/>
        <w:rPr>
          <w:sz w:val="44"/>
          <w:szCs w:val="44"/>
        </w:rPr>
      </w:pPr>
    </w:p>
    <w:p w14:paraId="39969A29" w14:textId="77F19691" w:rsidR="000138BD" w:rsidRPr="000138BD" w:rsidRDefault="000138BD" w:rsidP="00C54B85">
      <w:pPr>
        <w:pStyle w:val="DocumentTitle"/>
        <w:spacing w:before="0" w:after="0"/>
        <w:ind w:left="0"/>
        <w:jc w:val="center"/>
        <w:rPr>
          <w:b/>
          <w:bCs/>
          <w:szCs w:val="48"/>
        </w:rPr>
      </w:pPr>
      <w:r w:rsidRPr="000138BD">
        <w:rPr>
          <w:b/>
          <w:bCs/>
          <w:szCs w:val="48"/>
        </w:rPr>
        <w:t xml:space="preserve">ICP </w:t>
      </w:r>
      <w:r w:rsidR="00D0663E">
        <w:rPr>
          <w:b/>
          <w:bCs/>
          <w:szCs w:val="48"/>
        </w:rPr>
        <w:t>Tech Lab (ITL)</w:t>
      </w:r>
    </w:p>
    <w:p w14:paraId="61A4EFE8" w14:textId="77777777" w:rsidR="009D4452" w:rsidRPr="000138BD" w:rsidRDefault="000138BD" w:rsidP="000138BD">
      <w:pPr>
        <w:pStyle w:val="DocumentTitle"/>
        <w:spacing w:before="0" w:after="0"/>
        <w:ind w:left="0"/>
        <w:jc w:val="center"/>
        <w:rPr>
          <w:b/>
          <w:bCs/>
          <w:szCs w:val="48"/>
        </w:rPr>
      </w:pPr>
      <w:r w:rsidRPr="000138BD">
        <w:rPr>
          <w:b/>
          <w:bCs/>
          <w:szCs w:val="48"/>
        </w:rPr>
        <w:t>User Guide</w:t>
      </w:r>
    </w:p>
    <w:p w14:paraId="0F948F65" w14:textId="28833E65" w:rsidR="00392DA9" w:rsidRDefault="000138BD" w:rsidP="00881E70">
      <w:pPr>
        <w:pStyle w:val="ApplicationName"/>
      </w:pPr>
      <w:r>
        <w:t xml:space="preserve">ICP </w:t>
      </w:r>
      <w:r w:rsidR="00D0663E">
        <w:t>Tech Lab (ITL)</w:t>
      </w:r>
    </w:p>
    <w:p w14:paraId="514DCFAF" w14:textId="77777777" w:rsidR="00392DA9" w:rsidRDefault="00392DA9" w:rsidP="00881E70">
      <w:pPr>
        <w:pStyle w:val="ApplicationReleaseVersion"/>
      </w:pPr>
      <w:r>
        <w:t>Version</w:t>
      </w:r>
      <w:r w:rsidR="006E786E">
        <w:t xml:space="preserve"> </w:t>
      </w:r>
      <w:ins w:id="0" w:author="BMulv" w:date="2015-11-16T09:38:00Z">
        <w:r w:rsidR="006E786E">
          <w:t xml:space="preserve">– </w:t>
        </w:r>
      </w:ins>
      <w:r w:rsidR="000138BD">
        <w:t>1.0</w:t>
      </w:r>
    </w:p>
    <w:p w14:paraId="31255D0B" w14:textId="77777777" w:rsidR="000C42DD" w:rsidRDefault="000C42DD" w:rsidP="000138BD">
      <w:pPr>
        <w:pStyle w:val="ListOrderedLevel2"/>
      </w:pPr>
      <w:r>
        <w:br w:type="page"/>
      </w:r>
    </w:p>
    <w:p w14:paraId="016F3B21" w14:textId="2AAA00BD" w:rsidR="001E42EA" w:rsidRPr="001E42EA" w:rsidRDefault="001E42EA" w:rsidP="001E42EA">
      <w:pPr>
        <w:pStyle w:val="Copyright"/>
      </w:pPr>
      <w:r w:rsidRPr="001E42EA">
        <w:lastRenderedPageBreak/>
        <w:t>© 20</w:t>
      </w:r>
      <w:r w:rsidR="000138BD">
        <w:t>2</w:t>
      </w:r>
      <w:r w:rsidR="00FE7124">
        <w:t>1</w:t>
      </w:r>
      <w:r w:rsidRPr="001E42EA">
        <w:t xml:space="preserve"> Optum, Inc. All rights reserved.</w:t>
      </w:r>
    </w:p>
    <w:p w14:paraId="233C0315" w14:textId="77777777" w:rsidR="001E42EA" w:rsidRPr="001E42EA" w:rsidRDefault="001E42EA" w:rsidP="001E42EA">
      <w:pPr>
        <w:pStyle w:val="Copyright"/>
      </w:pPr>
      <w:r w:rsidRPr="001E42EA">
        <w:t xml:space="preserve">The information in this document is subject to change without notice. This documentation contains proprietary </w:t>
      </w:r>
      <w:proofErr w:type="gramStart"/>
      <w:r w:rsidRPr="001E42EA">
        <w:t>information, and</w:t>
      </w:r>
      <w:proofErr w:type="gramEnd"/>
      <w:r w:rsidRPr="001E42EA">
        <w:t xml:space="preserve"> is protected by U.S. and international copyright. No part of this documentation may be reproduced or transmitted in any form or by any means, electronic or mechanical, including photocopying, modifying, or recording, without the prior written permission of Optum, Inc. No part of this documentation may be translated to another program language without the prior written consent of Optum.</w:t>
      </w:r>
    </w:p>
    <w:p w14:paraId="16E05793" w14:textId="77777777" w:rsidR="00EF6BC0" w:rsidRDefault="001E42EA" w:rsidP="00583215">
      <w:pPr>
        <w:pStyle w:val="Copyright"/>
        <w:rPr>
          <w:rStyle w:val="Hyperlink"/>
        </w:rPr>
      </w:pPr>
      <w:r>
        <w:t xml:space="preserve">Optum, Inc. </w:t>
      </w:r>
      <w:r>
        <w:br/>
      </w:r>
      <w:r w:rsidRPr="001E42EA">
        <w:t>11000 Optum Circle, Eden Prairie, MN 55344</w:t>
      </w:r>
      <w:r>
        <w:br/>
      </w:r>
      <w:hyperlink r:id="rId9" w:history="1">
        <w:r w:rsidR="00583215" w:rsidRPr="00645D20">
          <w:rPr>
            <w:rStyle w:val="Hyperlink"/>
          </w:rPr>
          <w:t>optum.com</w:t>
        </w:r>
      </w:hyperlink>
    </w:p>
    <w:p w14:paraId="378C6444" w14:textId="77777777" w:rsidR="000C42DD" w:rsidRDefault="000C42DD" w:rsidP="00583215">
      <w:pPr>
        <w:pStyle w:val="Copyright"/>
        <w:rPr>
          <w:rStyle w:val="Hyperlink"/>
        </w:rPr>
      </w:pPr>
    </w:p>
    <w:p w14:paraId="1FEF5195" w14:textId="77777777" w:rsidR="000C42DD" w:rsidRDefault="000C42DD" w:rsidP="00583215">
      <w:pPr>
        <w:pStyle w:val="Copyright"/>
        <w:sectPr w:rsidR="000C42DD" w:rsidSect="00203553">
          <w:footerReference w:type="default" r:id="rId10"/>
          <w:pgSz w:w="12240" w:h="15840"/>
          <w:pgMar w:top="1440" w:right="1440" w:bottom="1440" w:left="1440" w:header="720" w:footer="720" w:gutter="0"/>
          <w:cols w:space="720"/>
          <w:titlePg/>
          <w:docGrid w:linePitch="360"/>
        </w:sectPr>
      </w:pPr>
      <w:bookmarkStart w:id="1" w:name="_GoBack"/>
      <w:bookmarkEnd w:id="1"/>
    </w:p>
    <w:p w14:paraId="3B19828B" w14:textId="000A2D22" w:rsidR="00FE1349" w:rsidRDefault="000138BD" w:rsidP="00DC7E81">
      <w:pPr>
        <w:pStyle w:val="Title"/>
      </w:pPr>
      <w:r>
        <w:lastRenderedPageBreak/>
        <w:t xml:space="preserve">ICP </w:t>
      </w:r>
      <w:r w:rsidR="00D0663E">
        <w:t>Tech Lab</w:t>
      </w:r>
      <w:r>
        <w:t xml:space="preserve"> User Guide</w:t>
      </w:r>
    </w:p>
    <w:p w14:paraId="5CB1D7ED" w14:textId="77777777" w:rsidR="00FE1349" w:rsidRDefault="00FE1349" w:rsidP="00FE1349"/>
    <w:sdt>
      <w:sdtPr>
        <w:rPr>
          <w:rFonts w:asciiTheme="minorHAnsi" w:eastAsiaTheme="minorHAnsi" w:hAnsiTheme="minorHAnsi" w:cstheme="minorBidi"/>
          <w:bCs w:val="0"/>
          <w:sz w:val="22"/>
          <w:szCs w:val="22"/>
          <w:lang w:eastAsia="en-US"/>
        </w:rPr>
        <w:id w:val="-2065247733"/>
        <w:docPartObj>
          <w:docPartGallery w:val="Table of Contents"/>
          <w:docPartUnique/>
        </w:docPartObj>
      </w:sdtPr>
      <w:sdtEndPr>
        <w:rPr>
          <w:rFonts w:ascii="Arial" w:hAnsi="Arial"/>
          <w:b/>
          <w:noProof/>
        </w:rPr>
      </w:sdtEndPr>
      <w:sdtContent>
        <w:p w14:paraId="2DB5793D" w14:textId="77777777" w:rsidR="00FE1349" w:rsidRDefault="00FE1349" w:rsidP="00D970C7">
          <w:pPr>
            <w:pStyle w:val="TOCHeading"/>
          </w:pPr>
          <w:r>
            <w:t>Contents</w:t>
          </w:r>
        </w:p>
        <w:p w14:paraId="326BFC3F" w14:textId="1EF1AAA7" w:rsidR="00FE7124" w:rsidRDefault="00FE1349">
          <w:pPr>
            <w:pStyle w:val="TOC1"/>
            <w:rPr>
              <w:rFonts w:asciiTheme="minorHAnsi" w:eastAsiaTheme="minorEastAsia" w:hAnsiTheme="minorHAnsi"/>
              <w:b w:val="0"/>
              <w:noProof/>
            </w:rPr>
          </w:pPr>
          <w:r>
            <w:fldChar w:fldCharType="begin"/>
          </w:r>
          <w:r>
            <w:instrText xml:space="preserve"> TOC \o "1-3" \h \z \u </w:instrText>
          </w:r>
          <w:r>
            <w:fldChar w:fldCharType="separate"/>
          </w:r>
          <w:hyperlink w:anchor="_Toc60758723" w:history="1">
            <w:r w:rsidR="00FE7124" w:rsidRPr="00233171">
              <w:rPr>
                <w:rStyle w:val="Hyperlink"/>
                <w:noProof/>
              </w:rPr>
              <w:t>Overview</w:t>
            </w:r>
            <w:r w:rsidR="00FE7124">
              <w:rPr>
                <w:noProof/>
                <w:webHidden/>
              </w:rPr>
              <w:tab/>
            </w:r>
            <w:r w:rsidR="00FE7124">
              <w:rPr>
                <w:noProof/>
                <w:webHidden/>
              </w:rPr>
              <w:fldChar w:fldCharType="begin"/>
            </w:r>
            <w:r w:rsidR="00FE7124">
              <w:rPr>
                <w:noProof/>
                <w:webHidden/>
              </w:rPr>
              <w:instrText xml:space="preserve"> PAGEREF _Toc60758723 \h </w:instrText>
            </w:r>
            <w:r w:rsidR="00FE7124">
              <w:rPr>
                <w:noProof/>
                <w:webHidden/>
              </w:rPr>
            </w:r>
            <w:r w:rsidR="00FE7124">
              <w:rPr>
                <w:noProof/>
                <w:webHidden/>
              </w:rPr>
              <w:fldChar w:fldCharType="separate"/>
            </w:r>
            <w:r w:rsidR="00CF59FA">
              <w:rPr>
                <w:noProof/>
                <w:webHidden/>
              </w:rPr>
              <w:t>5</w:t>
            </w:r>
            <w:r w:rsidR="00FE7124">
              <w:rPr>
                <w:noProof/>
                <w:webHidden/>
              </w:rPr>
              <w:fldChar w:fldCharType="end"/>
            </w:r>
          </w:hyperlink>
        </w:p>
        <w:p w14:paraId="73B8D2AE" w14:textId="227E4B8A" w:rsidR="00FE7124" w:rsidRDefault="00FE7124">
          <w:pPr>
            <w:pStyle w:val="TOC2"/>
            <w:tabs>
              <w:tab w:val="right" w:leader="dot" w:pos="9350"/>
            </w:tabs>
            <w:rPr>
              <w:rFonts w:asciiTheme="minorHAnsi" w:eastAsiaTheme="minorEastAsia" w:hAnsiTheme="minorHAnsi"/>
              <w:noProof/>
            </w:rPr>
          </w:pPr>
          <w:hyperlink w:anchor="_Toc60758724" w:history="1">
            <w:r w:rsidRPr="00233171">
              <w:rPr>
                <w:rStyle w:val="Hyperlink"/>
                <w:noProof/>
              </w:rPr>
              <w:t>ICP Tech Lab (ITL) Access</w:t>
            </w:r>
            <w:r>
              <w:rPr>
                <w:noProof/>
                <w:webHidden/>
              </w:rPr>
              <w:tab/>
            </w:r>
            <w:r>
              <w:rPr>
                <w:noProof/>
                <w:webHidden/>
              </w:rPr>
              <w:fldChar w:fldCharType="begin"/>
            </w:r>
            <w:r>
              <w:rPr>
                <w:noProof/>
                <w:webHidden/>
              </w:rPr>
              <w:instrText xml:space="preserve"> PAGEREF _Toc60758724 \h </w:instrText>
            </w:r>
            <w:r>
              <w:rPr>
                <w:noProof/>
                <w:webHidden/>
              </w:rPr>
            </w:r>
            <w:r>
              <w:rPr>
                <w:noProof/>
                <w:webHidden/>
              </w:rPr>
              <w:fldChar w:fldCharType="separate"/>
            </w:r>
            <w:r w:rsidR="00CF59FA">
              <w:rPr>
                <w:noProof/>
                <w:webHidden/>
              </w:rPr>
              <w:t>5</w:t>
            </w:r>
            <w:r>
              <w:rPr>
                <w:noProof/>
                <w:webHidden/>
              </w:rPr>
              <w:fldChar w:fldCharType="end"/>
            </w:r>
          </w:hyperlink>
        </w:p>
        <w:p w14:paraId="14774D3B" w14:textId="333226D6" w:rsidR="00FE7124" w:rsidRDefault="00FE7124">
          <w:pPr>
            <w:pStyle w:val="TOC2"/>
            <w:tabs>
              <w:tab w:val="right" w:leader="dot" w:pos="9350"/>
            </w:tabs>
            <w:rPr>
              <w:rFonts w:asciiTheme="minorHAnsi" w:eastAsiaTheme="minorEastAsia" w:hAnsiTheme="minorHAnsi"/>
              <w:noProof/>
            </w:rPr>
          </w:pPr>
          <w:hyperlink w:anchor="_Toc60758725" w:history="1">
            <w:r w:rsidRPr="00233171">
              <w:rPr>
                <w:rStyle w:val="Hyperlink"/>
                <w:noProof/>
              </w:rPr>
              <w:t>VM Services</w:t>
            </w:r>
            <w:r>
              <w:rPr>
                <w:noProof/>
                <w:webHidden/>
              </w:rPr>
              <w:tab/>
            </w:r>
            <w:r>
              <w:rPr>
                <w:noProof/>
                <w:webHidden/>
              </w:rPr>
              <w:fldChar w:fldCharType="begin"/>
            </w:r>
            <w:r>
              <w:rPr>
                <w:noProof/>
                <w:webHidden/>
              </w:rPr>
              <w:instrText xml:space="preserve"> PAGEREF _Toc60758725 \h </w:instrText>
            </w:r>
            <w:r>
              <w:rPr>
                <w:noProof/>
                <w:webHidden/>
              </w:rPr>
            </w:r>
            <w:r>
              <w:rPr>
                <w:noProof/>
                <w:webHidden/>
              </w:rPr>
              <w:fldChar w:fldCharType="separate"/>
            </w:r>
            <w:r w:rsidR="00CF59FA">
              <w:rPr>
                <w:noProof/>
                <w:webHidden/>
              </w:rPr>
              <w:t>5</w:t>
            </w:r>
            <w:r>
              <w:rPr>
                <w:noProof/>
                <w:webHidden/>
              </w:rPr>
              <w:fldChar w:fldCharType="end"/>
            </w:r>
          </w:hyperlink>
        </w:p>
        <w:p w14:paraId="3FDA9930" w14:textId="347A20B2" w:rsidR="00FE7124" w:rsidRDefault="00FE7124">
          <w:pPr>
            <w:pStyle w:val="TOC2"/>
            <w:tabs>
              <w:tab w:val="right" w:leader="dot" w:pos="9350"/>
            </w:tabs>
            <w:rPr>
              <w:rFonts w:asciiTheme="minorHAnsi" w:eastAsiaTheme="minorEastAsia" w:hAnsiTheme="minorHAnsi"/>
              <w:noProof/>
            </w:rPr>
          </w:pPr>
          <w:hyperlink w:anchor="_Toc60758726" w:history="1">
            <w:r w:rsidRPr="00233171">
              <w:rPr>
                <w:rStyle w:val="Hyperlink"/>
                <w:noProof/>
              </w:rPr>
              <w:t>Product Services</w:t>
            </w:r>
            <w:r>
              <w:rPr>
                <w:noProof/>
                <w:webHidden/>
              </w:rPr>
              <w:tab/>
            </w:r>
            <w:r>
              <w:rPr>
                <w:noProof/>
                <w:webHidden/>
              </w:rPr>
              <w:fldChar w:fldCharType="begin"/>
            </w:r>
            <w:r>
              <w:rPr>
                <w:noProof/>
                <w:webHidden/>
              </w:rPr>
              <w:instrText xml:space="preserve"> PAGEREF _Toc60758726 \h </w:instrText>
            </w:r>
            <w:r>
              <w:rPr>
                <w:noProof/>
                <w:webHidden/>
              </w:rPr>
            </w:r>
            <w:r>
              <w:rPr>
                <w:noProof/>
                <w:webHidden/>
              </w:rPr>
              <w:fldChar w:fldCharType="separate"/>
            </w:r>
            <w:r w:rsidR="00CF59FA">
              <w:rPr>
                <w:noProof/>
                <w:webHidden/>
              </w:rPr>
              <w:t>5</w:t>
            </w:r>
            <w:r>
              <w:rPr>
                <w:noProof/>
                <w:webHidden/>
              </w:rPr>
              <w:fldChar w:fldCharType="end"/>
            </w:r>
          </w:hyperlink>
        </w:p>
        <w:p w14:paraId="4033AE97" w14:textId="10CC781A" w:rsidR="00FE7124" w:rsidRDefault="00FE7124">
          <w:pPr>
            <w:pStyle w:val="TOC2"/>
            <w:tabs>
              <w:tab w:val="right" w:leader="dot" w:pos="9350"/>
            </w:tabs>
            <w:rPr>
              <w:rFonts w:asciiTheme="minorHAnsi" w:eastAsiaTheme="minorEastAsia" w:hAnsiTheme="minorHAnsi"/>
              <w:noProof/>
            </w:rPr>
          </w:pPr>
          <w:hyperlink w:anchor="_Toc60758727" w:history="1">
            <w:r w:rsidRPr="00233171">
              <w:rPr>
                <w:rStyle w:val="Hyperlink"/>
                <w:noProof/>
              </w:rPr>
              <w:t>Status, Information &amp; Monitoring</w:t>
            </w:r>
            <w:r>
              <w:rPr>
                <w:noProof/>
                <w:webHidden/>
              </w:rPr>
              <w:tab/>
            </w:r>
            <w:r>
              <w:rPr>
                <w:noProof/>
                <w:webHidden/>
              </w:rPr>
              <w:fldChar w:fldCharType="begin"/>
            </w:r>
            <w:r>
              <w:rPr>
                <w:noProof/>
                <w:webHidden/>
              </w:rPr>
              <w:instrText xml:space="preserve"> PAGEREF _Toc60758727 \h </w:instrText>
            </w:r>
            <w:r>
              <w:rPr>
                <w:noProof/>
                <w:webHidden/>
              </w:rPr>
            </w:r>
            <w:r>
              <w:rPr>
                <w:noProof/>
                <w:webHidden/>
              </w:rPr>
              <w:fldChar w:fldCharType="separate"/>
            </w:r>
            <w:r w:rsidR="00CF59FA">
              <w:rPr>
                <w:noProof/>
                <w:webHidden/>
              </w:rPr>
              <w:t>5</w:t>
            </w:r>
            <w:r>
              <w:rPr>
                <w:noProof/>
                <w:webHidden/>
              </w:rPr>
              <w:fldChar w:fldCharType="end"/>
            </w:r>
          </w:hyperlink>
        </w:p>
        <w:p w14:paraId="19BD9CC4" w14:textId="16F49C5D" w:rsidR="00FE7124" w:rsidRDefault="00FE7124">
          <w:pPr>
            <w:pStyle w:val="TOC1"/>
            <w:rPr>
              <w:rFonts w:asciiTheme="minorHAnsi" w:eastAsiaTheme="minorEastAsia" w:hAnsiTheme="minorHAnsi"/>
              <w:b w:val="0"/>
              <w:noProof/>
            </w:rPr>
          </w:pPr>
          <w:hyperlink w:anchor="_Toc60758728" w:history="1">
            <w:r w:rsidRPr="00233171">
              <w:rPr>
                <w:rStyle w:val="Hyperlink"/>
                <w:noProof/>
              </w:rPr>
              <w:t>ITL Access</w:t>
            </w:r>
            <w:r>
              <w:rPr>
                <w:noProof/>
                <w:webHidden/>
              </w:rPr>
              <w:tab/>
            </w:r>
            <w:r>
              <w:rPr>
                <w:noProof/>
                <w:webHidden/>
              </w:rPr>
              <w:fldChar w:fldCharType="begin"/>
            </w:r>
            <w:r>
              <w:rPr>
                <w:noProof/>
                <w:webHidden/>
              </w:rPr>
              <w:instrText xml:space="preserve"> PAGEREF _Toc60758728 \h </w:instrText>
            </w:r>
            <w:r>
              <w:rPr>
                <w:noProof/>
                <w:webHidden/>
              </w:rPr>
            </w:r>
            <w:r>
              <w:rPr>
                <w:noProof/>
                <w:webHidden/>
              </w:rPr>
              <w:fldChar w:fldCharType="separate"/>
            </w:r>
            <w:r w:rsidR="00CF59FA">
              <w:rPr>
                <w:noProof/>
                <w:webHidden/>
              </w:rPr>
              <w:t>6</w:t>
            </w:r>
            <w:r>
              <w:rPr>
                <w:noProof/>
                <w:webHidden/>
              </w:rPr>
              <w:fldChar w:fldCharType="end"/>
            </w:r>
          </w:hyperlink>
        </w:p>
        <w:p w14:paraId="1A33D0BD" w14:textId="687B7728" w:rsidR="00FE7124" w:rsidRDefault="00FE7124">
          <w:pPr>
            <w:pStyle w:val="TOC2"/>
            <w:tabs>
              <w:tab w:val="right" w:leader="dot" w:pos="9350"/>
            </w:tabs>
            <w:rPr>
              <w:rFonts w:asciiTheme="minorHAnsi" w:eastAsiaTheme="minorEastAsia" w:hAnsiTheme="minorHAnsi"/>
              <w:noProof/>
            </w:rPr>
          </w:pPr>
          <w:hyperlink w:anchor="_Toc60758729" w:history="1">
            <w:r w:rsidRPr="00233171">
              <w:rPr>
                <w:rStyle w:val="Hyperlink"/>
                <w:noProof/>
              </w:rPr>
              <w:t>Pre-requisites</w:t>
            </w:r>
            <w:r>
              <w:rPr>
                <w:noProof/>
                <w:webHidden/>
              </w:rPr>
              <w:tab/>
            </w:r>
            <w:r>
              <w:rPr>
                <w:noProof/>
                <w:webHidden/>
              </w:rPr>
              <w:fldChar w:fldCharType="begin"/>
            </w:r>
            <w:r>
              <w:rPr>
                <w:noProof/>
                <w:webHidden/>
              </w:rPr>
              <w:instrText xml:space="preserve"> PAGEREF _Toc60758729 \h </w:instrText>
            </w:r>
            <w:r>
              <w:rPr>
                <w:noProof/>
                <w:webHidden/>
              </w:rPr>
            </w:r>
            <w:r>
              <w:rPr>
                <w:noProof/>
                <w:webHidden/>
              </w:rPr>
              <w:fldChar w:fldCharType="separate"/>
            </w:r>
            <w:r w:rsidR="00CF59FA">
              <w:rPr>
                <w:noProof/>
                <w:webHidden/>
              </w:rPr>
              <w:t>6</w:t>
            </w:r>
            <w:r>
              <w:rPr>
                <w:noProof/>
                <w:webHidden/>
              </w:rPr>
              <w:fldChar w:fldCharType="end"/>
            </w:r>
          </w:hyperlink>
        </w:p>
        <w:p w14:paraId="50DBABB7" w14:textId="3A276323" w:rsidR="00FE7124" w:rsidRDefault="00FE7124">
          <w:pPr>
            <w:pStyle w:val="TOC2"/>
            <w:tabs>
              <w:tab w:val="right" w:leader="dot" w:pos="9350"/>
            </w:tabs>
            <w:rPr>
              <w:rFonts w:asciiTheme="minorHAnsi" w:eastAsiaTheme="minorEastAsia" w:hAnsiTheme="minorHAnsi"/>
              <w:noProof/>
            </w:rPr>
          </w:pPr>
          <w:hyperlink w:anchor="_Toc60758730" w:history="1">
            <w:r w:rsidRPr="00233171">
              <w:rPr>
                <w:rStyle w:val="Hyperlink"/>
                <w:noProof/>
              </w:rPr>
              <w:t>ITL Login</w:t>
            </w:r>
            <w:r>
              <w:rPr>
                <w:noProof/>
                <w:webHidden/>
              </w:rPr>
              <w:tab/>
            </w:r>
            <w:r>
              <w:rPr>
                <w:noProof/>
                <w:webHidden/>
              </w:rPr>
              <w:fldChar w:fldCharType="begin"/>
            </w:r>
            <w:r>
              <w:rPr>
                <w:noProof/>
                <w:webHidden/>
              </w:rPr>
              <w:instrText xml:space="preserve"> PAGEREF _Toc60758730 \h </w:instrText>
            </w:r>
            <w:r>
              <w:rPr>
                <w:noProof/>
                <w:webHidden/>
              </w:rPr>
            </w:r>
            <w:r>
              <w:rPr>
                <w:noProof/>
                <w:webHidden/>
              </w:rPr>
              <w:fldChar w:fldCharType="separate"/>
            </w:r>
            <w:r w:rsidR="00CF59FA">
              <w:rPr>
                <w:noProof/>
                <w:webHidden/>
              </w:rPr>
              <w:t>6</w:t>
            </w:r>
            <w:r>
              <w:rPr>
                <w:noProof/>
                <w:webHidden/>
              </w:rPr>
              <w:fldChar w:fldCharType="end"/>
            </w:r>
          </w:hyperlink>
        </w:p>
        <w:p w14:paraId="16576925" w14:textId="36ED12ED" w:rsidR="00FE7124" w:rsidRDefault="00FE7124">
          <w:pPr>
            <w:pStyle w:val="TOC2"/>
            <w:tabs>
              <w:tab w:val="right" w:leader="dot" w:pos="9350"/>
            </w:tabs>
            <w:rPr>
              <w:rFonts w:asciiTheme="minorHAnsi" w:eastAsiaTheme="minorEastAsia" w:hAnsiTheme="minorHAnsi"/>
              <w:noProof/>
            </w:rPr>
          </w:pPr>
          <w:hyperlink w:anchor="_Toc60758731" w:history="1">
            <w:r w:rsidRPr="00233171">
              <w:rPr>
                <w:rStyle w:val="Hyperlink"/>
                <w:noProof/>
              </w:rPr>
              <w:t>ITL Dashboard</w:t>
            </w:r>
            <w:r>
              <w:rPr>
                <w:noProof/>
                <w:webHidden/>
              </w:rPr>
              <w:tab/>
            </w:r>
            <w:r>
              <w:rPr>
                <w:noProof/>
                <w:webHidden/>
              </w:rPr>
              <w:fldChar w:fldCharType="begin"/>
            </w:r>
            <w:r>
              <w:rPr>
                <w:noProof/>
                <w:webHidden/>
              </w:rPr>
              <w:instrText xml:space="preserve"> PAGEREF _Toc60758731 \h </w:instrText>
            </w:r>
            <w:r>
              <w:rPr>
                <w:noProof/>
                <w:webHidden/>
              </w:rPr>
            </w:r>
            <w:r>
              <w:rPr>
                <w:noProof/>
                <w:webHidden/>
              </w:rPr>
              <w:fldChar w:fldCharType="separate"/>
            </w:r>
            <w:r w:rsidR="00CF59FA">
              <w:rPr>
                <w:noProof/>
                <w:webHidden/>
              </w:rPr>
              <w:t>6</w:t>
            </w:r>
            <w:r>
              <w:rPr>
                <w:noProof/>
                <w:webHidden/>
              </w:rPr>
              <w:fldChar w:fldCharType="end"/>
            </w:r>
          </w:hyperlink>
        </w:p>
        <w:p w14:paraId="326965DE" w14:textId="3E9BCCBF" w:rsidR="00FE7124" w:rsidRDefault="00FE7124">
          <w:pPr>
            <w:pStyle w:val="TOC2"/>
            <w:tabs>
              <w:tab w:val="right" w:leader="dot" w:pos="9350"/>
            </w:tabs>
            <w:rPr>
              <w:rFonts w:asciiTheme="minorHAnsi" w:eastAsiaTheme="minorEastAsia" w:hAnsiTheme="minorHAnsi"/>
              <w:noProof/>
            </w:rPr>
          </w:pPr>
          <w:hyperlink w:anchor="_Toc60758732" w:history="1">
            <w:r w:rsidRPr="00233171">
              <w:rPr>
                <w:rStyle w:val="Hyperlink"/>
                <w:noProof/>
              </w:rPr>
              <w:t>ITL User Profile</w:t>
            </w:r>
            <w:r>
              <w:rPr>
                <w:noProof/>
                <w:webHidden/>
              </w:rPr>
              <w:tab/>
            </w:r>
            <w:r>
              <w:rPr>
                <w:noProof/>
                <w:webHidden/>
              </w:rPr>
              <w:fldChar w:fldCharType="begin"/>
            </w:r>
            <w:r>
              <w:rPr>
                <w:noProof/>
                <w:webHidden/>
              </w:rPr>
              <w:instrText xml:space="preserve"> PAGEREF _Toc60758732 \h </w:instrText>
            </w:r>
            <w:r>
              <w:rPr>
                <w:noProof/>
                <w:webHidden/>
              </w:rPr>
            </w:r>
            <w:r>
              <w:rPr>
                <w:noProof/>
                <w:webHidden/>
              </w:rPr>
              <w:fldChar w:fldCharType="separate"/>
            </w:r>
            <w:r w:rsidR="00CF59FA">
              <w:rPr>
                <w:noProof/>
                <w:webHidden/>
              </w:rPr>
              <w:t>7</w:t>
            </w:r>
            <w:r>
              <w:rPr>
                <w:noProof/>
                <w:webHidden/>
              </w:rPr>
              <w:fldChar w:fldCharType="end"/>
            </w:r>
          </w:hyperlink>
        </w:p>
        <w:p w14:paraId="1075BCAF" w14:textId="03817E72" w:rsidR="00FE7124" w:rsidRDefault="00FE7124">
          <w:pPr>
            <w:pStyle w:val="TOC2"/>
            <w:tabs>
              <w:tab w:val="right" w:leader="dot" w:pos="9350"/>
            </w:tabs>
            <w:rPr>
              <w:rFonts w:asciiTheme="minorHAnsi" w:eastAsiaTheme="minorEastAsia" w:hAnsiTheme="minorHAnsi"/>
              <w:noProof/>
            </w:rPr>
          </w:pPr>
          <w:hyperlink w:anchor="_Toc60758733" w:history="1">
            <w:r w:rsidRPr="00233171">
              <w:rPr>
                <w:rStyle w:val="Hyperlink"/>
                <w:noProof/>
              </w:rPr>
              <w:t>ITL Help</w:t>
            </w:r>
            <w:r>
              <w:rPr>
                <w:noProof/>
                <w:webHidden/>
              </w:rPr>
              <w:tab/>
            </w:r>
            <w:r>
              <w:rPr>
                <w:noProof/>
                <w:webHidden/>
              </w:rPr>
              <w:fldChar w:fldCharType="begin"/>
            </w:r>
            <w:r>
              <w:rPr>
                <w:noProof/>
                <w:webHidden/>
              </w:rPr>
              <w:instrText xml:space="preserve"> PAGEREF _Toc60758733 \h </w:instrText>
            </w:r>
            <w:r>
              <w:rPr>
                <w:noProof/>
                <w:webHidden/>
              </w:rPr>
            </w:r>
            <w:r>
              <w:rPr>
                <w:noProof/>
                <w:webHidden/>
              </w:rPr>
              <w:fldChar w:fldCharType="separate"/>
            </w:r>
            <w:r w:rsidR="00CF59FA">
              <w:rPr>
                <w:noProof/>
                <w:webHidden/>
              </w:rPr>
              <w:t>8</w:t>
            </w:r>
            <w:r>
              <w:rPr>
                <w:noProof/>
                <w:webHidden/>
              </w:rPr>
              <w:fldChar w:fldCharType="end"/>
            </w:r>
          </w:hyperlink>
        </w:p>
        <w:p w14:paraId="0FD4408C" w14:textId="3B012DEB" w:rsidR="00FE7124" w:rsidRDefault="00FE7124">
          <w:pPr>
            <w:pStyle w:val="TOC2"/>
            <w:tabs>
              <w:tab w:val="right" w:leader="dot" w:pos="9350"/>
            </w:tabs>
            <w:rPr>
              <w:rFonts w:asciiTheme="minorHAnsi" w:eastAsiaTheme="minorEastAsia" w:hAnsiTheme="minorHAnsi"/>
              <w:noProof/>
            </w:rPr>
          </w:pPr>
          <w:hyperlink w:anchor="_Toc60758734" w:history="1">
            <w:r w:rsidRPr="00233171">
              <w:rPr>
                <w:rStyle w:val="Hyperlink"/>
                <w:noProof/>
              </w:rPr>
              <w:t>ITL Logout</w:t>
            </w:r>
            <w:r>
              <w:rPr>
                <w:noProof/>
                <w:webHidden/>
              </w:rPr>
              <w:tab/>
            </w:r>
            <w:r>
              <w:rPr>
                <w:noProof/>
                <w:webHidden/>
              </w:rPr>
              <w:fldChar w:fldCharType="begin"/>
            </w:r>
            <w:r>
              <w:rPr>
                <w:noProof/>
                <w:webHidden/>
              </w:rPr>
              <w:instrText xml:space="preserve"> PAGEREF _Toc60758734 \h </w:instrText>
            </w:r>
            <w:r>
              <w:rPr>
                <w:noProof/>
                <w:webHidden/>
              </w:rPr>
            </w:r>
            <w:r>
              <w:rPr>
                <w:noProof/>
                <w:webHidden/>
              </w:rPr>
              <w:fldChar w:fldCharType="separate"/>
            </w:r>
            <w:r w:rsidR="00CF59FA">
              <w:rPr>
                <w:noProof/>
                <w:webHidden/>
              </w:rPr>
              <w:t>8</w:t>
            </w:r>
            <w:r>
              <w:rPr>
                <w:noProof/>
                <w:webHidden/>
              </w:rPr>
              <w:fldChar w:fldCharType="end"/>
            </w:r>
          </w:hyperlink>
        </w:p>
        <w:p w14:paraId="5CBCEC76" w14:textId="61D7BB11" w:rsidR="00FE7124" w:rsidRDefault="00FE7124">
          <w:pPr>
            <w:pStyle w:val="TOC1"/>
            <w:rPr>
              <w:rFonts w:asciiTheme="minorHAnsi" w:eastAsiaTheme="minorEastAsia" w:hAnsiTheme="minorHAnsi"/>
              <w:b w:val="0"/>
              <w:noProof/>
            </w:rPr>
          </w:pPr>
          <w:hyperlink w:anchor="_Toc60758735" w:history="1">
            <w:r w:rsidRPr="00233171">
              <w:rPr>
                <w:rStyle w:val="Hyperlink"/>
                <w:noProof/>
              </w:rPr>
              <w:t>VM Services</w:t>
            </w:r>
            <w:r>
              <w:rPr>
                <w:noProof/>
                <w:webHidden/>
              </w:rPr>
              <w:tab/>
            </w:r>
            <w:r>
              <w:rPr>
                <w:noProof/>
                <w:webHidden/>
              </w:rPr>
              <w:fldChar w:fldCharType="begin"/>
            </w:r>
            <w:r>
              <w:rPr>
                <w:noProof/>
                <w:webHidden/>
              </w:rPr>
              <w:instrText xml:space="preserve"> PAGEREF _Toc60758735 \h </w:instrText>
            </w:r>
            <w:r>
              <w:rPr>
                <w:noProof/>
                <w:webHidden/>
              </w:rPr>
            </w:r>
            <w:r>
              <w:rPr>
                <w:noProof/>
                <w:webHidden/>
              </w:rPr>
              <w:fldChar w:fldCharType="separate"/>
            </w:r>
            <w:r w:rsidR="00CF59FA">
              <w:rPr>
                <w:noProof/>
                <w:webHidden/>
              </w:rPr>
              <w:t>8</w:t>
            </w:r>
            <w:r>
              <w:rPr>
                <w:noProof/>
                <w:webHidden/>
              </w:rPr>
              <w:fldChar w:fldCharType="end"/>
            </w:r>
          </w:hyperlink>
        </w:p>
        <w:p w14:paraId="56C84E25" w14:textId="55C445EB" w:rsidR="00FE7124" w:rsidRDefault="00FE7124">
          <w:pPr>
            <w:pStyle w:val="TOC2"/>
            <w:tabs>
              <w:tab w:val="right" w:leader="dot" w:pos="9350"/>
            </w:tabs>
            <w:rPr>
              <w:rFonts w:asciiTheme="minorHAnsi" w:eastAsiaTheme="minorEastAsia" w:hAnsiTheme="minorHAnsi"/>
              <w:noProof/>
            </w:rPr>
          </w:pPr>
          <w:hyperlink w:anchor="_Toc60758736" w:history="1">
            <w:r w:rsidRPr="00233171">
              <w:rPr>
                <w:rStyle w:val="Hyperlink"/>
                <w:noProof/>
              </w:rPr>
              <w:t>Provision a VM</w:t>
            </w:r>
            <w:r>
              <w:rPr>
                <w:noProof/>
                <w:webHidden/>
              </w:rPr>
              <w:tab/>
            </w:r>
            <w:r>
              <w:rPr>
                <w:noProof/>
                <w:webHidden/>
              </w:rPr>
              <w:fldChar w:fldCharType="begin"/>
            </w:r>
            <w:r>
              <w:rPr>
                <w:noProof/>
                <w:webHidden/>
              </w:rPr>
              <w:instrText xml:space="preserve"> PAGEREF _Toc60758736 \h </w:instrText>
            </w:r>
            <w:r>
              <w:rPr>
                <w:noProof/>
                <w:webHidden/>
              </w:rPr>
            </w:r>
            <w:r>
              <w:rPr>
                <w:noProof/>
                <w:webHidden/>
              </w:rPr>
              <w:fldChar w:fldCharType="separate"/>
            </w:r>
            <w:r w:rsidR="00CF59FA">
              <w:rPr>
                <w:noProof/>
                <w:webHidden/>
              </w:rPr>
              <w:t>8</w:t>
            </w:r>
            <w:r>
              <w:rPr>
                <w:noProof/>
                <w:webHidden/>
              </w:rPr>
              <w:fldChar w:fldCharType="end"/>
            </w:r>
          </w:hyperlink>
        </w:p>
        <w:p w14:paraId="5D6AD521" w14:textId="56250E69" w:rsidR="00FE7124" w:rsidRDefault="00FE7124">
          <w:pPr>
            <w:pStyle w:val="TOC2"/>
            <w:tabs>
              <w:tab w:val="right" w:leader="dot" w:pos="9350"/>
            </w:tabs>
            <w:rPr>
              <w:rFonts w:asciiTheme="minorHAnsi" w:eastAsiaTheme="minorEastAsia" w:hAnsiTheme="minorHAnsi"/>
              <w:noProof/>
            </w:rPr>
          </w:pPr>
          <w:hyperlink w:anchor="_Toc60758737" w:history="1">
            <w:r w:rsidRPr="00233171">
              <w:rPr>
                <w:rStyle w:val="Hyperlink"/>
                <w:noProof/>
              </w:rPr>
              <w:t>View Requests</w:t>
            </w:r>
            <w:r>
              <w:rPr>
                <w:noProof/>
                <w:webHidden/>
              </w:rPr>
              <w:tab/>
            </w:r>
            <w:r>
              <w:rPr>
                <w:noProof/>
                <w:webHidden/>
              </w:rPr>
              <w:fldChar w:fldCharType="begin"/>
            </w:r>
            <w:r>
              <w:rPr>
                <w:noProof/>
                <w:webHidden/>
              </w:rPr>
              <w:instrText xml:space="preserve"> PAGEREF _Toc60758737 \h </w:instrText>
            </w:r>
            <w:r>
              <w:rPr>
                <w:noProof/>
                <w:webHidden/>
              </w:rPr>
            </w:r>
            <w:r>
              <w:rPr>
                <w:noProof/>
                <w:webHidden/>
              </w:rPr>
              <w:fldChar w:fldCharType="separate"/>
            </w:r>
            <w:r w:rsidR="00CF59FA">
              <w:rPr>
                <w:noProof/>
                <w:webHidden/>
              </w:rPr>
              <w:t>10</w:t>
            </w:r>
            <w:r>
              <w:rPr>
                <w:noProof/>
                <w:webHidden/>
              </w:rPr>
              <w:fldChar w:fldCharType="end"/>
            </w:r>
          </w:hyperlink>
        </w:p>
        <w:p w14:paraId="667F3E35" w14:textId="246E2538" w:rsidR="00FE7124" w:rsidRDefault="00FE7124">
          <w:pPr>
            <w:pStyle w:val="TOC2"/>
            <w:tabs>
              <w:tab w:val="right" w:leader="dot" w:pos="9350"/>
            </w:tabs>
            <w:rPr>
              <w:rFonts w:asciiTheme="minorHAnsi" w:eastAsiaTheme="minorEastAsia" w:hAnsiTheme="minorHAnsi"/>
              <w:noProof/>
            </w:rPr>
          </w:pPr>
          <w:hyperlink w:anchor="_Toc60758738" w:history="1">
            <w:r w:rsidRPr="00233171">
              <w:rPr>
                <w:rStyle w:val="Hyperlink"/>
                <w:noProof/>
              </w:rPr>
              <w:t>Mapping a shared drive</w:t>
            </w:r>
            <w:r>
              <w:rPr>
                <w:noProof/>
                <w:webHidden/>
              </w:rPr>
              <w:tab/>
            </w:r>
            <w:r>
              <w:rPr>
                <w:noProof/>
                <w:webHidden/>
              </w:rPr>
              <w:fldChar w:fldCharType="begin"/>
            </w:r>
            <w:r>
              <w:rPr>
                <w:noProof/>
                <w:webHidden/>
              </w:rPr>
              <w:instrText xml:space="preserve"> PAGEREF _Toc60758738 \h </w:instrText>
            </w:r>
            <w:r>
              <w:rPr>
                <w:noProof/>
                <w:webHidden/>
              </w:rPr>
            </w:r>
            <w:r>
              <w:rPr>
                <w:noProof/>
                <w:webHidden/>
              </w:rPr>
              <w:fldChar w:fldCharType="separate"/>
            </w:r>
            <w:r w:rsidR="00CF59FA">
              <w:rPr>
                <w:noProof/>
                <w:webHidden/>
              </w:rPr>
              <w:t>11</w:t>
            </w:r>
            <w:r>
              <w:rPr>
                <w:noProof/>
                <w:webHidden/>
              </w:rPr>
              <w:fldChar w:fldCharType="end"/>
            </w:r>
          </w:hyperlink>
        </w:p>
        <w:p w14:paraId="3A8274AF" w14:textId="1D13CF0C" w:rsidR="00FE7124" w:rsidRDefault="00FE7124">
          <w:pPr>
            <w:pStyle w:val="TOC2"/>
            <w:tabs>
              <w:tab w:val="right" w:leader="dot" w:pos="9350"/>
            </w:tabs>
            <w:rPr>
              <w:rFonts w:asciiTheme="minorHAnsi" w:eastAsiaTheme="minorEastAsia" w:hAnsiTheme="minorHAnsi"/>
              <w:noProof/>
            </w:rPr>
          </w:pPr>
          <w:hyperlink w:anchor="_Toc60758739" w:history="1">
            <w:r w:rsidRPr="00233171">
              <w:rPr>
                <w:rStyle w:val="Hyperlink"/>
                <w:noProof/>
              </w:rPr>
              <w:t>Maintain a VM</w:t>
            </w:r>
            <w:r>
              <w:rPr>
                <w:noProof/>
                <w:webHidden/>
              </w:rPr>
              <w:tab/>
            </w:r>
            <w:r>
              <w:rPr>
                <w:noProof/>
                <w:webHidden/>
              </w:rPr>
              <w:fldChar w:fldCharType="begin"/>
            </w:r>
            <w:r>
              <w:rPr>
                <w:noProof/>
                <w:webHidden/>
              </w:rPr>
              <w:instrText xml:space="preserve"> PAGEREF _Toc60758739 \h </w:instrText>
            </w:r>
            <w:r>
              <w:rPr>
                <w:noProof/>
                <w:webHidden/>
              </w:rPr>
            </w:r>
            <w:r>
              <w:rPr>
                <w:noProof/>
                <w:webHidden/>
              </w:rPr>
              <w:fldChar w:fldCharType="separate"/>
            </w:r>
            <w:r w:rsidR="00CF59FA">
              <w:rPr>
                <w:noProof/>
                <w:webHidden/>
              </w:rPr>
              <w:t>12</w:t>
            </w:r>
            <w:r>
              <w:rPr>
                <w:noProof/>
                <w:webHidden/>
              </w:rPr>
              <w:fldChar w:fldCharType="end"/>
            </w:r>
          </w:hyperlink>
        </w:p>
        <w:p w14:paraId="39C339F6" w14:textId="7B948E72" w:rsidR="00FE7124" w:rsidRDefault="00FE7124">
          <w:pPr>
            <w:pStyle w:val="TOC2"/>
            <w:tabs>
              <w:tab w:val="right" w:leader="dot" w:pos="9350"/>
            </w:tabs>
            <w:rPr>
              <w:rFonts w:asciiTheme="minorHAnsi" w:eastAsiaTheme="minorEastAsia" w:hAnsiTheme="minorHAnsi"/>
              <w:noProof/>
            </w:rPr>
          </w:pPr>
          <w:hyperlink w:anchor="_Toc60758740" w:history="1">
            <w:r w:rsidRPr="00233171">
              <w:rPr>
                <w:rStyle w:val="Hyperlink"/>
                <w:noProof/>
              </w:rPr>
              <w:t>Delete a VM</w:t>
            </w:r>
            <w:r>
              <w:rPr>
                <w:noProof/>
                <w:webHidden/>
              </w:rPr>
              <w:tab/>
            </w:r>
            <w:r>
              <w:rPr>
                <w:noProof/>
                <w:webHidden/>
              </w:rPr>
              <w:fldChar w:fldCharType="begin"/>
            </w:r>
            <w:r>
              <w:rPr>
                <w:noProof/>
                <w:webHidden/>
              </w:rPr>
              <w:instrText xml:space="preserve"> PAGEREF _Toc60758740 \h </w:instrText>
            </w:r>
            <w:r>
              <w:rPr>
                <w:noProof/>
                <w:webHidden/>
              </w:rPr>
            </w:r>
            <w:r>
              <w:rPr>
                <w:noProof/>
                <w:webHidden/>
              </w:rPr>
              <w:fldChar w:fldCharType="separate"/>
            </w:r>
            <w:r w:rsidR="00CF59FA">
              <w:rPr>
                <w:noProof/>
                <w:webHidden/>
              </w:rPr>
              <w:t>13</w:t>
            </w:r>
            <w:r>
              <w:rPr>
                <w:noProof/>
                <w:webHidden/>
              </w:rPr>
              <w:fldChar w:fldCharType="end"/>
            </w:r>
          </w:hyperlink>
        </w:p>
        <w:p w14:paraId="11936AC9" w14:textId="11C9683C" w:rsidR="00FE7124" w:rsidRDefault="00FE7124">
          <w:pPr>
            <w:pStyle w:val="TOC1"/>
            <w:rPr>
              <w:rFonts w:asciiTheme="minorHAnsi" w:eastAsiaTheme="minorEastAsia" w:hAnsiTheme="minorHAnsi"/>
              <w:b w:val="0"/>
              <w:noProof/>
            </w:rPr>
          </w:pPr>
          <w:hyperlink w:anchor="_Toc60758741" w:history="1">
            <w:r w:rsidRPr="00233171">
              <w:rPr>
                <w:rStyle w:val="Hyperlink"/>
                <w:noProof/>
              </w:rPr>
              <w:t>Product Services</w:t>
            </w:r>
            <w:r>
              <w:rPr>
                <w:noProof/>
                <w:webHidden/>
              </w:rPr>
              <w:tab/>
            </w:r>
            <w:r>
              <w:rPr>
                <w:noProof/>
                <w:webHidden/>
              </w:rPr>
              <w:fldChar w:fldCharType="begin"/>
            </w:r>
            <w:r>
              <w:rPr>
                <w:noProof/>
                <w:webHidden/>
              </w:rPr>
              <w:instrText xml:space="preserve"> PAGEREF _Toc60758741 \h </w:instrText>
            </w:r>
            <w:r>
              <w:rPr>
                <w:noProof/>
                <w:webHidden/>
              </w:rPr>
            </w:r>
            <w:r>
              <w:rPr>
                <w:noProof/>
                <w:webHidden/>
              </w:rPr>
              <w:fldChar w:fldCharType="separate"/>
            </w:r>
            <w:r w:rsidR="00CF59FA">
              <w:rPr>
                <w:noProof/>
                <w:webHidden/>
              </w:rPr>
              <w:t>15</w:t>
            </w:r>
            <w:r>
              <w:rPr>
                <w:noProof/>
                <w:webHidden/>
              </w:rPr>
              <w:fldChar w:fldCharType="end"/>
            </w:r>
          </w:hyperlink>
        </w:p>
        <w:p w14:paraId="5F746162" w14:textId="6E50FFC2" w:rsidR="00FE7124" w:rsidRDefault="00FE7124">
          <w:pPr>
            <w:pStyle w:val="TOC2"/>
            <w:tabs>
              <w:tab w:val="right" w:leader="dot" w:pos="9350"/>
            </w:tabs>
            <w:rPr>
              <w:rFonts w:asciiTheme="minorHAnsi" w:eastAsiaTheme="minorEastAsia" w:hAnsiTheme="minorHAnsi"/>
              <w:noProof/>
            </w:rPr>
          </w:pPr>
          <w:hyperlink w:anchor="_Toc60758742" w:history="1">
            <w:r w:rsidRPr="00233171">
              <w:rPr>
                <w:rStyle w:val="Hyperlink"/>
                <w:noProof/>
              </w:rPr>
              <w:t>DDR 6.0 Base Install</w:t>
            </w:r>
            <w:r>
              <w:rPr>
                <w:noProof/>
                <w:webHidden/>
              </w:rPr>
              <w:tab/>
            </w:r>
            <w:r>
              <w:rPr>
                <w:noProof/>
                <w:webHidden/>
              </w:rPr>
              <w:fldChar w:fldCharType="begin"/>
            </w:r>
            <w:r>
              <w:rPr>
                <w:noProof/>
                <w:webHidden/>
              </w:rPr>
              <w:instrText xml:space="preserve"> PAGEREF _Toc60758742 \h </w:instrText>
            </w:r>
            <w:r>
              <w:rPr>
                <w:noProof/>
                <w:webHidden/>
              </w:rPr>
            </w:r>
            <w:r>
              <w:rPr>
                <w:noProof/>
                <w:webHidden/>
              </w:rPr>
              <w:fldChar w:fldCharType="separate"/>
            </w:r>
            <w:r w:rsidR="00CF59FA">
              <w:rPr>
                <w:noProof/>
                <w:webHidden/>
              </w:rPr>
              <w:t>15</w:t>
            </w:r>
            <w:r>
              <w:rPr>
                <w:noProof/>
                <w:webHidden/>
              </w:rPr>
              <w:fldChar w:fldCharType="end"/>
            </w:r>
          </w:hyperlink>
        </w:p>
        <w:p w14:paraId="0EC8C791" w14:textId="61D732E3" w:rsidR="00FE7124" w:rsidRDefault="00FE7124">
          <w:pPr>
            <w:pStyle w:val="TOC2"/>
            <w:tabs>
              <w:tab w:val="right" w:leader="dot" w:pos="9350"/>
            </w:tabs>
            <w:rPr>
              <w:rFonts w:asciiTheme="minorHAnsi" w:eastAsiaTheme="minorEastAsia" w:hAnsiTheme="minorHAnsi"/>
              <w:noProof/>
            </w:rPr>
          </w:pPr>
          <w:hyperlink w:anchor="_Toc60758743" w:history="1">
            <w:r w:rsidRPr="00233171">
              <w:rPr>
                <w:rStyle w:val="Hyperlink"/>
                <w:noProof/>
              </w:rPr>
              <w:t>DDR 6.0 Upgrade From ICP 5.4</w:t>
            </w:r>
            <w:r>
              <w:rPr>
                <w:noProof/>
                <w:webHidden/>
              </w:rPr>
              <w:tab/>
            </w:r>
            <w:r>
              <w:rPr>
                <w:noProof/>
                <w:webHidden/>
              </w:rPr>
              <w:fldChar w:fldCharType="begin"/>
            </w:r>
            <w:r>
              <w:rPr>
                <w:noProof/>
                <w:webHidden/>
              </w:rPr>
              <w:instrText xml:space="preserve"> PAGEREF _Toc60758743 \h </w:instrText>
            </w:r>
            <w:r>
              <w:rPr>
                <w:noProof/>
                <w:webHidden/>
              </w:rPr>
            </w:r>
            <w:r>
              <w:rPr>
                <w:noProof/>
                <w:webHidden/>
              </w:rPr>
              <w:fldChar w:fldCharType="separate"/>
            </w:r>
            <w:r w:rsidR="00CF59FA">
              <w:rPr>
                <w:noProof/>
                <w:webHidden/>
              </w:rPr>
              <w:t>16</w:t>
            </w:r>
            <w:r>
              <w:rPr>
                <w:noProof/>
                <w:webHidden/>
              </w:rPr>
              <w:fldChar w:fldCharType="end"/>
            </w:r>
          </w:hyperlink>
        </w:p>
        <w:p w14:paraId="479CCCC8" w14:textId="7531CD9C" w:rsidR="00FE7124" w:rsidRDefault="00FE7124">
          <w:pPr>
            <w:pStyle w:val="TOC2"/>
            <w:tabs>
              <w:tab w:val="right" w:leader="dot" w:pos="9350"/>
            </w:tabs>
            <w:rPr>
              <w:rFonts w:asciiTheme="minorHAnsi" w:eastAsiaTheme="minorEastAsia" w:hAnsiTheme="minorHAnsi"/>
              <w:noProof/>
            </w:rPr>
          </w:pPr>
          <w:hyperlink w:anchor="_Toc60758744" w:history="1">
            <w:r w:rsidRPr="00233171">
              <w:rPr>
                <w:rStyle w:val="Hyperlink"/>
                <w:noProof/>
              </w:rPr>
              <w:t>DDR 6.0 KB Install</w:t>
            </w:r>
            <w:r>
              <w:rPr>
                <w:noProof/>
                <w:webHidden/>
              </w:rPr>
              <w:tab/>
            </w:r>
            <w:r>
              <w:rPr>
                <w:noProof/>
                <w:webHidden/>
              </w:rPr>
              <w:fldChar w:fldCharType="begin"/>
            </w:r>
            <w:r>
              <w:rPr>
                <w:noProof/>
                <w:webHidden/>
              </w:rPr>
              <w:instrText xml:space="preserve"> PAGEREF _Toc60758744 \h </w:instrText>
            </w:r>
            <w:r>
              <w:rPr>
                <w:noProof/>
                <w:webHidden/>
              </w:rPr>
            </w:r>
            <w:r>
              <w:rPr>
                <w:noProof/>
                <w:webHidden/>
              </w:rPr>
              <w:fldChar w:fldCharType="separate"/>
            </w:r>
            <w:r w:rsidR="00CF59FA">
              <w:rPr>
                <w:noProof/>
                <w:webHidden/>
              </w:rPr>
              <w:t>18</w:t>
            </w:r>
            <w:r>
              <w:rPr>
                <w:noProof/>
                <w:webHidden/>
              </w:rPr>
              <w:fldChar w:fldCharType="end"/>
            </w:r>
          </w:hyperlink>
        </w:p>
        <w:p w14:paraId="6568FCF4" w14:textId="1812A3D1" w:rsidR="00FE7124" w:rsidRDefault="00FE7124">
          <w:pPr>
            <w:pStyle w:val="TOC2"/>
            <w:tabs>
              <w:tab w:val="right" w:leader="dot" w:pos="9350"/>
            </w:tabs>
            <w:rPr>
              <w:rFonts w:asciiTheme="minorHAnsi" w:eastAsiaTheme="minorEastAsia" w:hAnsiTheme="minorHAnsi"/>
              <w:noProof/>
            </w:rPr>
          </w:pPr>
          <w:hyperlink w:anchor="_Toc60758745" w:history="1">
            <w:r w:rsidRPr="00233171">
              <w:rPr>
                <w:rStyle w:val="Hyperlink"/>
                <w:noProof/>
              </w:rPr>
              <w:t>ICP 5.4 Base Install</w:t>
            </w:r>
            <w:r>
              <w:rPr>
                <w:noProof/>
                <w:webHidden/>
              </w:rPr>
              <w:tab/>
            </w:r>
            <w:r>
              <w:rPr>
                <w:noProof/>
                <w:webHidden/>
              </w:rPr>
              <w:fldChar w:fldCharType="begin"/>
            </w:r>
            <w:r>
              <w:rPr>
                <w:noProof/>
                <w:webHidden/>
              </w:rPr>
              <w:instrText xml:space="preserve"> PAGEREF _Toc60758745 \h </w:instrText>
            </w:r>
            <w:r>
              <w:rPr>
                <w:noProof/>
                <w:webHidden/>
              </w:rPr>
            </w:r>
            <w:r>
              <w:rPr>
                <w:noProof/>
                <w:webHidden/>
              </w:rPr>
              <w:fldChar w:fldCharType="separate"/>
            </w:r>
            <w:r w:rsidR="00CF59FA">
              <w:rPr>
                <w:noProof/>
                <w:webHidden/>
              </w:rPr>
              <w:t>19</w:t>
            </w:r>
            <w:r>
              <w:rPr>
                <w:noProof/>
                <w:webHidden/>
              </w:rPr>
              <w:fldChar w:fldCharType="end"/>
            </w:r>
          </w:hyperlink>
        </w:p>
        <w:p w14:paraId="07BD16DA" w14:textId="4D34FA86" w:rsidR="00FE7124" w:rsidRDefault="00FE7124">
          <w:pPr>
            <w:pStyle w:val="TOC2"/>
            <w:tabs>
              <w:tab w:val="right" w:leader="dot" w:pos="9350"/>
            </w:tabs>
            <w:rPr>
              <w:rFonts w:asciiTheme="minorHAnsi" w:eastAsiaTheme="minorEastAsia" w:hAnsiTheme="minorHAnsi"/>
              <w:noProof/>
            </w:rPr>
          </w:pPr>
          <w:hyperlink w:anchor="_Toc60758746" w:history="1">
            <w:r w:rsidRPr="00233171">
              <w:rPr>
                <w:rStyle w:val="Hyperlink"/>
                <w:noProof/>
              </w:rPr>
              <w:t>ICP 5.4 CU Install</w:t>
            </w:r>
            <w:r>
              <w:rPr>
                <w:noProof/>
                <w:webHidden/>
              </w:rPr>
              <w:tab/>
            </w:r>
            <w:r>
              <w:rPr>
                <w:noProof/>
                <w:webHidden/>
              </w:rPr>
              <w:fldChar w:fldCharType="begin"/>
            </w:r>
            <w:r>
              <w:rPr>
                <w:noProof/>
                <w:webHidden/>
              </w:rPr>
              <w:instrText xml:space="preserve"> PAGEREF _Toc60758746 \h </w:instrText>
            </w:r>
            <w:r>
              <w:rPr>
                <w:noProof/>
                <w:webHidden/>
              </w:rPr>
            </w:r>
            <w:r>
              <w:rPr>
                <w:noProof/>
                <w:webHidden/>
              </w:rPr>
              <w:fldChar w:fldCharType="separate"/>
            </w:r>
            <w:r w:rsidR="00CF59FA">
              <w:rPr>
                <w:noProof/>
                <w:webHidden/>
              </w:rPr>
              <w:t>21</w:t>
            </w:r>
            <w:r>
              <w:rPr>
                <w:noProof/>
                <w:webHidden/>
              </w:rPr>
              <w:fldChar w:fldCharType="end"/>
            </w:r>
          </w:hyperlink>
        </w:p>
        <w:p w14:paraId="7C22667C" w14:textId="1A8160E5" w:rsidR="00FE7124" w:rsidRDefault="00FE7124">
          <w:pPr>
            <w:pStyle w:val="TOC2"/>
            <w:tabs>
              <w:tab w:val="right" w:leader="dot" w:pos="9350"/>
            </w:tabs>
            <w:rPr>
              <w:rFonts w:asciiTheme="minorHAnsi" w:eastAsiaTheme="minorEastAsia" w:hAnsiTheme="minorHAnsi"/>
              <w:noProof/>
            </w:rPr>
          </w:pPr>
          <w:hyperlink w:anchor="_Toc60758747" w:history="1">
            <w:r w:rsidRPr="00233171">
              <w:rPr>
                <w:rStyle w:val="Hyperlink"/>
                <w:noProof/>
              </w:rPr>
              <w:t>ICP 5.4 KB Load</w:t>
            </w:r>
            <w:r>
              <w:rPr>
                <w:noProof/>
                <w:webHidden/>
              </w:rPr>
              <w:tab/>
            </w:r>
            <w:r>
              <w:rPr>
                <w:noProof/>
                <w:webHidden/>
              </w:rPr>
              <w:fldChar w:fldCharType="begin"/>
            </w:r>
            <w:r>
              <w:rPr>
                <w:noProof/>
                <w:webHidden/>
              </w:rPr>
              <w:instrText xml:space="preserve"> PAGEREF _Toc60758747 \h </w:instrText>
            </w:r>
            <w:r>
              <w:rPr>
                <w:noProof/>
                <w:webHidden/>
              </w:rPr>
            </w:r>
            <w:r>
              <w:rPr>
                <w:noProof/>
                <w:webHidden/>
              </w:rPr>
              <w:fldChar w:fldCharType="separate"/>
            </w:r>
            <w:r w:rsidR="00CF59FA">
              <w:rPr>
                <w:noProof/>
                <w:webHidden/>
              </w:rPr>
              <w:t>23</w:t>
            </w:r>
            <w:r>
              <w:rPr>
                <w:noProof/>
                <w:webHidden/>
              </w:rPr>
              <w:fldChar w:fldCharType="end"/>
            </w:r>
          </w:hyperlink>
        </w:p>
        <w:p w14:paraId="4EC29337" w14:textId="6D88B4C7" w:rsidR="00FE7124" w:rsidRDefault="00FE7124">
          <w:pPr>
            <w:pStyle w:val="TOC2"/>
            <w:tabs>
              <w:tab w:val="right" w:leader="dot" w:pos="9350"/>
            </w:tabs>
            <w:rPr>
              <w:rFonts w:asciiTheme="minorHAnsi" w:eastAsiaTheme="minorEastAsia" w:hAnsiTheme="minorHAnsi"/>
              <w:noProof/>
            </w:rPr>
          </w:pPr>
          <w:hyperlink w:anchor="_Toc60758748" w:history="1">
            <w:r w:rsidRPr="00233171">
              <w:rPr>
                <w:rStyle w:val="Hyperlink"/>
                <w:noProof/>
              </w:rPr>
              <w:t>ICP 5.4 LCD Load</w:t>
            </w:r>
            <w:r>
              <w:rPr>
                <w:noProof/>
                <w:webHidden/>
              </w:rPr>
              <w:tab/>
            </w:r>
            <w:r>
              <w:rPr>
                <w:noProof/>
                <w:webHidden/>
              </w:rPr>
              <w:fldChar w:fldCharType="begin"/>
            </w:r>
            <w:r>
              <w:rPr>
                <w:noProof/>
                <w:webHidden/>
              </w:rPr>
              <w:instrText xml:space="preserve"> PAGEREF _Toc60758748 \h </w:instrText>
            </w:r>
            <w:r>
              <w:rPr>
                <w:noProof/>
                <w:webHidden/>
              </w:rPr>
            </w:r>
            <w:r>
              <w:rPr>
                <w:noProof/>
                <w:webHidden/>
              </w:rPr>
              <w:fldChar w:fldCharType="separate"/>
            </w:r>
            <w:r w:rsidR="00CF59FA">
              <w:rPr>
                <w:noProof/>
                <w:webHidden/>
              </w:rPr>
              <w:t>24</w:t>
            </w:r>
            <w:r>
              <w:rPr>
                <w:noProof/>
                <w:webHidden/>
              </w:rPr>
              <w:fldChar w:fldCharType="end"/>
            </w:r>
          </w:hyperlink>
        </w:p>
        <w:p w14:paraId="54DC4746" w14:textId="19967BAD" w:rsidR="00FE1349" w:rsidRDefault="00FE1349" w:rsidP="00FE1349">
          <w:r>
            <w:rPr>
              <w:b/>
              <w:bCs/>
              <w:noProof/>
            </w:rPr>
            <w:fldChar w:fldCharType="end"/>
          </w:r>
        </w:p>
      </w:sdtContent>
    </w:sdt>
    <w:p w14:paraId="21A7275E" w14:textId="77777777" w:rsidR="00FE1349" w:rsidRDefault="00FE1349" w:rsidP="00FE1349">
      <w:r>
        <w:br w:type="page"/>
      </w:r>
    </w:p>
    <w:p w14:paraId="249DF9F2" w14:textId="77777777" w:rsidR="00FE1349" w:rsidRPr="000138BD" w:rsidRDefault="000138BD" w:rsidP="00D970C7">
      <w:pPr>
        <w:pStyle w:val="Heading1"/>
        <w:rPr>
          <w:b/>
          <w:bCs w:val="0"/>
        </w:rPr>
      </w:pPr>
      <w:bookmarkStart w:id="2" w:name="_Toc60758723"/>
      <w:r w:rsidRPr="000138BD">
        <w:rPr>
          <w:b/>
          <w:bCs w:val="0"/>
        </w:rPr>
        <w:lastRenderedPageBreak/>
        <w:t>Overview</w:t>
      </w:r>
      <w:bookmarkEnd w:id="2"/>
    </w:p>
    <w:p w14:paraId="5B8A869D" w14:textId="1178858D" w:rsidR="000033C8" w:rsidRDefault="000138BD" w:rsidP="000138BD">
      <w:pPr>
        <w:pStyle w:val="ListOrderedLevel1"/>
      </w:pPr>
      <w:r>
        <w:tab/>
        <w:t xml:space="preserve">The ICP </w:t>
      </w:r>
      <w:r w:rsidR="00D0663E">
        <w:t>Tech Lab</w:t>
      </w:r>
      <w:r>
        <w:t xml:space="preserve"> </w:t>
      </w:r>
      <w:r w:rsidR="003E0C1E">
        <w:t xml:space="preserve">(ITL) </w:t>
      </w:r>
      <w:r>
        <w:t xml:space="preserve">application contains features </w:t>
      </w:r>
      <w:r w:rsidR="00CD32B2">
        <w:t xml:space="preserve">and capabilities </w:t>
      </w:r>
      <w:r>
        <w:t xml:space="preserve">to assist all ICP users with the development, testing, support and monitoring of the ICP </w:t>
      </w:r>
      <w:r w:rsidR="00A57171">
        <w:t xml:space="preserve">&amp; DDR </w:t>
      </w:r>
      <w:r>
        <w:t>application</w:t>
      </w:r>
      <w:r w:rsidR="00A57171">
        <w:t>s</w:t>
      </w:r>
      <w:r>
        <w:t xml:space="preserve">. </w:t>
      </w:r>
    </w:p>
    <w:p w14:paraId="00FE6B0A" w14:textId="54B36A81" w:rsidR="00D0663E" w:rsidRPr="000138BD" w:rsidRDefault="00D0663E" w:rsidP="00D0663E">
      <w:pPr>
        <w:pStyle w:val="Heading2"/>
        <w:rPr>
          <w:color w:val="auto"/>
        </w:rPr>
      </w:pPr>
      <w:bookmarkStart w:id="3" w:name="_Toc60758724"/>
      <w:r>
        <w:rPr>
          <w:color w:val="auto"/>
        </w:rPr>
        <w:t xml:space="preserve">ICP Tech Lab </w:t>
      </w:r>
      <w:r w:rsidR="003E0C1E">
        <w:rPr>
          <w:color w:val="auto"/>
        </w:rPr>
        <w:t xml:space="preserve">(ITL) </w:t>
      </w:r>
      <w:r>
        <w:rPr>
          <w:color w:val="auto"/>
        </w:rPr>
        <w:t>Access</w:t>
      </w:r>
      <w:bookmarkEnd w:id="3"/>
    </w:p>
    <w:p w14:paraId="3F321FE5" w14:textId="7AFE9BB1" w:rsidR="00D0663E" w:rsidRDefault="00D0663E" w:rsidP="00D0663E">
      <w:pPr>
        <w:pStyle w:val="ListOrderedLevel1"/>
      </w:pPr>
      <w:r>
        <w:tab/>
        <w:t xml:space="preserve">The ICP Tech Lab </w:t>
      </w:r>
      <w:r w:rsidR="003E0C1E">
        <w:t xml:space="preserve">(ITL) </w:t>
      </w:r>
      <w:r>
        <w:t xml:space="preserve">application requires a user to have an active OTL account. The </w:t>
      </w:r>
      <w:r w:rsidR="003E0C1E">
        <w:t xml:space="preserve">ITL </w:t>
      </w:r>
      <w:r>
        <w:t>app will prompt the user to enter their OTL credentials in order to access the</w:t>
      </w:r>
      <w:r w:rsidR="003E0C1E">
        <w:t xml:space="preserve"> ITL</w:t>
      </w:r>
      <w:r>
        <w:t xml:space="preserve"> app. </w:t>
      </w:r>
    </w:p>
    <w:p w14:paraId="6C5B1CBC" w14:textId="557AC751" w:rsidR="00221ABE" w:rsidRPr="000138BD" w:rsidRDefault="00667A61" w:rsidP="00221ABE">
      <w:pPr>
        <w:pStyle w:val="Heading2"/>
        <w:rPr>
          <w:color w:val="auto"/>
        </w:rPr>
      </w:pPr>
      <w:bookmarkStart w:id="4" w:name="_Toc60758725"/>
      <w:r>
        <w:rPr>
          <w:color w:val="auto"/>
        </w:rPr>
        <w:t>VM Services</w:t>
      </w:r>
      <w:bookmarkEnd w:id="4"/>
    </w:p>
    <w:p w14:paraId="7E6A411E" w14:textId="1478146D" w:rsidR="00221ABE" w:rsidRDefault="00221ABE" w:rsidP="00221ABE">
      <w:pPr>
        <w:pStyle w:val="ListOrderedLevel1"/>
      </w:pPr>
      <w:r>
        <w:tab/>
        <w:t xml:space="preserve">The ICP </w:t>
      </w:r>
      <w:r w:rsidR="00D0663E">
        <w:t>Tech Lab</w:t>
      </w:r>
      <w:r>
        <w:t xml:space="preserve"> </w:t>
      </w:r>
      <w:r w:rsidR="003E0C1E">
        <w:t xml:space="preserve">(ITL) </w:t>
      </w:r>
      <w:r>
        <w:t>application provides functionality to create</w:t>
      </w:r>
      <w:r w:rsidR="009F044D">
        <w:t xml:space="preserve">, </w:t>
      </w:r>
      <w:r>
        <w:t xml:space="preserve">maintain </w:t>
      </w:r>
      <w:r w:rsidR="009F044D">
        <w:t xml:space="preserve">and delete </w:t>
      </w:r>
      <w:r>
        <w:t>virtual environments</w:t>
      </w:r>
      <w:r w:rsidR="003E0C1E">
        <w:t xml:space="preserve"> (VMs)</w:t>
      </w:r>
      <w:r>
        <w:t xml:space="preserve"> that can be used to develop and test the ICP applications. The </w:t>
      </w:r>
      <w:r w:rsidR="009F044D">
        <w:t xml:space="preserve">capability </w:t>
      </w:r>
      <w:r>
        <w:t>includes:</w:t>
      </w:r>
      <w:r>
        <w:br/>
        <w:t>- Provision a new VM</w:t>
      </w:r>
      <w:r>
        <w:br/>
        <w:t>- Maintain the VM</w:t>
      </w:r>
      <w:r>
        <w:br/>
        <w:t xml:space="preserve">- </w:t>
      </w:r>
      <w:r w:rsidR="00D0663E">
        <w:t>Delete</w:t>
      </w:r>
      <w:r>
        <w:t xml:space="preserve"> the VM</w:t>
      </w:r>
      <w:r w:rsidR="000138BD">
        <w:t xml:space="preserve"> </w:t>
      </w:r>
    </w:p>
    <w:p w14:paraId="4D512099" w14:textId="022DCDFD" w:rsidR="00221ABE" w:rsidRPr="000138BD" w:rsidRDefault="00221ABE" w:rsidP="00221ABE">
      <w:pPr>
        <w:pStyle w:val="Heading2"/>
        <w:rPr>
          <w:color w:val="auto"/>
        </w:rPr>
      </w:pPr>
      <w:bookmarkStart w:id="5" w:name="_Toc60758726"/>
      <w:r>
        <w:rPr>
          <w:color w:val="auto"/>
        </w:rPr>
        <w:t xml:space="preserve">Product </w:t>
      </w:r>
      <w:r w:rsidR="00667A61">
        <w:rPr>
          <w:color w:val="auto"/>
        </w:rPr>
        <w:t>Services</w:t>
      </w:r>
      <w:bookmarkEnd w:id="5"/>
    </w:p>
    <w:p w14:paraId="3C5C5B6F" w14:textId="317C91C7" w:rsidR="00221ABE" w:rsidRDefault="00221ABE" w:rsidP="00A57171">
      <w:pPr>
        <w:pStyle w:val="ListOrderedLevel1"/>
      </w:pPr>
      <w:r>
        <w:tab/>
        <w:t xml:space="preserve">The ICP </w:t>
      </w:r>
      <w:r w:rsidR="00D0663E">
        <w:t>Tech Lab</w:t>
      </w:r>
      <w:r>
        <w:t xml:space="preserve"> </w:t>
      </w:r>
      <w:r w:rsidR="003E0C1E">
        <w:t xml:space="preserve">(ITL) </w:t>
      </w:r>
      <w:r>
        <w:t xml:space="preserve">application provides functionality to install ICP </w:t>
      </w:r>
      <w:r w:rsidR="00A57171">
        <w:t xml:space="preserve">&amp; DDR </w:t>
      </w:r>
      <w:r>
        <w:t>product</w:t>
      </w:r>
      <w:r w:rsidR="009F044D">
        <w:t>s</w:t>
      </w:r>
      <w:r>
        <w:t xml:space="preserve">. The </w:t>
      </w:r>
      <w:r w:rsidR="00CD32B2">
        <w:t>capability</w:t>
      </w:r>
      <w:r>
        <w:t xml:space="preserve"> includes:</w:t>
      </w:r>
      <w:r>
        <w:br/>
        <w:t xml:space="preserve">- </w:t>
      </w:r>
      <w:r w:rsidR="00A57171">
        <w:t xml:space="preserve">DDR 6.0 </w:t>
      </w:r>
      <w:r w:rsidR="00A57171">
        <w:t>base installation</w:t>
      </w:r>
      <w:r w:rsidR="00A57171">
        <w:t xml:space="preserve"> </w:t>
      </w:r>
      <w:r w:rsidR="00A57171">
        <w:br/>
      </w:r>
      <w:r w:rsidR="00A57171">
        <w:t xml:space="preserve">- DDR 6.0 </w:t>
      </w:r>
      <w:r w:rsidR="00A57171">
        <w:t>upgrade from ICP 5.4</w:t>
      </w:r>
      <w:r w:rsidR="00A57171">
        <w:t xml:space="preserve"> </w:t>
      </w:r>
      <w:r w:rsidR="00A57171">
        <w:br/>
      </w:r>
      <w:r w:rsidR="00A57171">
        <w:t xml:space="preserve">- DDR 6.0 </w:t>
      </w:r>
      <w:r w:rsidR="00A57171">
        <w:t>KB</w:t>
      </w:r>
      <w:r w:rsidR="00A57171">
        <w:t xml:space="preserve"> installation </w:t>
      </w:r>
      <w:r w:rsidR="00A57171">
        <w:br/>
      </w:r>
      <w:r w:rsidR="00A57171">
        <w:t xml:space="preserve">- </w:t>
      </w:r>
      <w:r>
        <w:t xml:space="preserve">ICP </w:t>
      </w:r>
      <w:r w:rsidR="00D0663E">
        <w:t xml:space="preserve">5.4 </w:t>
      </w:r>
      <w:r>
        <w:t>base installation</w:t>
      </w:r>
      <w:r>
        <w:br/>
        <w:t xml:space="preserve">- ICP </w:t>
      </w:r>
      <w:r w:rsidR="00D0663E">
        <w:t xml:space="preserve">5.4 </w:t>
      </w:r>
      <w:r>
        <w:t>CU installation</w:t>
      </w:r>
      <w:r>
        <w:br/>
        <w:t>- KB load</w:t>
      </w:r>
      <w:r w:rsidR="00446578">
        <w:t xml:space="preserve"> to ICP 5.4 </w:t>
      </w:r>
      <w:r>
        <w:br/>
        <w:t>- LCD load</w:t>
      </w:r>
      <w:r w:rsidR="00446578">
        <w:t xml:space="preserve"> to ICP 5.4</w:t>
      </w:r>
    </w:p>
    <w:p w14:paraId="3E2C8099" w14:textId="5B6F9E9D" w:rsidR="00221ABE" w:rsidRPr="000138BD" w:rsidRDefault="00667A61" w:rsidP="00221ABE">
      <w:pPr>
        <w:pStyle w:val="Heading2"/>
        <w:rPr>
          <w:color w:val="auto"/>
        </w:rPr>
      </w:pPr>
      <w:bookmarkStart w:id="6" w:name="_Toc60758727"/>
      <w:r>
        <w:rPr>
          <w:color w:val="auto"/>
        </w:rPr>
        <w:t xml:space="preserve">Status, Information &amp; </w:t>
      </w:r>
      <w:r w:rsidR="00221ABE" w:rsidRPr="000138BD">
        <w:rPr>
          <w:color w:val="auto"/>
        </w:rPr>
        <w:t>Monitoring</w:t>
      </w:r>
      <w:bookmarkEnd w:id="6"/>
    </w:p>
    <w:p w14:paraId="4C4E4E2A" w14:textId="4003A526" w:rsidR="00221ABE" w:rsidRDefault="00221ABE" w:rsidP="00221ABE">
      <w:pPr>
        <w:pStyle w:val="ListOrderedLevel1"/>
      </w:pPr>
      <w:r>
        <w:t xml:space="preserve">The ICP </w:t>
      </w:r>
      <w:r w:rsidR="00D0663E">
        <w:t xml:space="preserve">Tech Lab </w:t>
      </w:r>
      <w:r w:rsidR="003E0C1E">
        <w:t xml:space="preserve">(ITL) </w:t>
      </w:r>
      <w:r>
        <w:t xml:space="preserve">application provides links to </w:t>
      </w:r>
      <w:r w:rsidR="00D0663E">
        <w:t xml:space="preserve">information on </w:t>
      </w:r>
      <w:r>
        <w:t>the various application</w:t>
      </w:r>
      <w:r w:rsidR="00D0663E">
        <w:t>s</w:t>
      </w:r>
      <w:r>
        <w:t xml:space="preserve"> that build and test the ICP </w:t>
      </w:r>
      <w:r w:rsidR="00A57171">
        <w:t xml:space="preserve">&amp; DDR </w:t>
      </w:r>
      <w:r>
        <w:t>application</w:t>
      </w:r>
      <w:r w:rsidR="00A57171">
        <w:t>s</w:t>
      </w:r>
      <w:r>
        <w:t>. The application links include:</w:t>
      </w:r>
      <w:r>
        <w:br/>
        <w:t>- ICP builds via Jenkins</w:t>
      </w:r>
      <w:r>
        <w:br/>
        <w:t>- ICP longevity testing via RBR environments</w:t>
      </w:r>
      <w:r>
        <w:br/>
        <w:t>- ICP performance testing via wiki’s with performance test results</w:t>
      </w:r>
    </w:p>
    <w:p w14:paraId="4ED40F49" w14:textId="6EC048C2" w:rsidR="00D0663E" w:rsidRPr="000739EE" w:rsidRDefault="00805DCE" w:rsidP="00D0663E">
      <w:pPr>
        <w:pStyle w:val="Heading1"/>
        <w:rPr>
          <w:b/>
          <w:bCs w:val="0"/>
        </w:rPr>
      </w:pPr>
      <w:bookmarkStart w:id="7" w:name="_Toc60758728"/>
      <w:r>
        <w:rPr>
          <w:b/>
          <w:bCs w:val="0"/>
        </w:rPr>
        <w:lastRenderedPageBreak/>
        <w:t>ITL Access</w:t>
      </w:r>
      <w:bookmarkEnd w:id="7"/>
    </w:p>
    <w:p w14:paraId="385B32F2" w14:textId="61ED0AF2" w:rsidR="00D0663E" w:rsidRPr="000739EE" w:rsidRDefault="00D0663E" w:rsidP="00D0663E">
      <w:pPr>
        <w:pStyle w:val="Heading2"/>
        <w:rPr>
          <w:color w:val="auto"/>
        </w:rPr>
      </w:pPr>
      <w:bookmarkStart w:id="8" w:name="_Toc60758729"/>
      <w:r>
        <w:rPr>
          <w:color w:val="auto"/>
        </w:rPr>
        <w:t>Pre-requisites</w:t>
      </w:r>
      <w:bookmarkEnd w:id="8"/>
    </w:p>
    <w:p w14:paraId="1DBE3613" w14:textId="46D434EA" w:rsidR="00D0663E" w:rsidRDefault="00D0663E" w:rsidP="00D0663E">
      <w:pPr>
        <w:pStyle w:val="BodyText"/>
      </w:pPr>
      <w:r>
        <w:t>Th</w:t>
      </w:r>
      <w:r w:rsidR="00CD32B2">
        <w:t xml:space="preserve">e ICP Tech Lab </w:t>
      </w:r>
      <w:r w:rsidR="003E0C1E">
        <w:t xml:space="preserve">(ITL) </w:t>
      </w:r>
      <w:r w:rsidR="00CD32B2">
        <w:t xml:space="preserve">requires a user to have an active OTL account. This account can be obtained </w:t>
      </w:r>
      <w:r w:rsidR="00E40B5E">
        <w:t>by sending an email request to the ICP DevOps team.</w:t>
      </w:r>
    </w:p>
    <w:p w14:paraId="58D574D8" w14:textId="371F2AA4" w:rsidR="00D0663E" w:rsidRPr="000739EE" w:rsidRDefault="003E0C1E" w:rsidP="00D0663E">
      <w:pPr>
        <w:pStyle w:val="Heading2"/>
        <w:rPr>
          <w:color w:val="auto"/>
        </w:rPr>
      </w:pPr>
      <w:bookmarkStart w:id="9" w:name="_Toc60758730"/>
      <w:r>
        <w:rPr>
          <w:color w:val="auto"/>
        </w:rPr>
        <w:t xml:space="preserve">ITL </w:t>
      </w:r>
      <w:r w:rsidR="00D0663E">
        <w:rPr>
          <w:color w:val="auto"/>
        </w:rPr>
        <w:t>Login</w:t>
      </w:r>
      <w:bookmarkEnd w:id="9"/>
    </w:p>
    <w:p w14:paraId="5891CF66" w14:textId="277F2113" w:rsidR="00CD32B2" w:rsidRDefault="00CD32B2" w:rsidP="00D0663E">
      <w:pPr>
        <w:pStyle w:val="BodyText"/>
      </w:pPr>
      <w:r>
        <w:t xml:space="preserve">A user can access the ITL application from their OTL VDI using the following URL – </w:t>
      </w:r>
      <w:hyperlink r:id="rId11" w:history="1">
        <w:r w:rsidR="009F044D" w:rsidRPr="00944FCF">
          <w:rPr>
            <w:rStyle w:val="Hyperlink"/>
          </w:rPr>
          <w:t>http://itl:8080/ITL/login.jsp</w:t>
        </w:r>
      </w:hyperlink>
      <w:r>
        <w:t xml:space="preserve">. The </w:t>
      </w:r>
      <w:r w:rsidR="00805DCE">
        <w:t>ITL Login</w:t>
      </w:r>
      <w:r>
        <w:t xml:space="preserve"> page will be displayed.</w:t>
      </w:r>
    </w:p>
    <w:p w14:paraId="0FF072F0" w14:textId="7CF8DA4B" w:rsidR="00D0663E" w:rsidRPr="00D970C7" w:rsidRDefault="00CD32B2" w:rsidP="00D0663E">
      <w:pPr>
        <w:pStyle w:val="BodyText"/>
      </w:pPr>
      <w:r>
        <w:rPr>
          <w:noProof/>
        </w:rPr>
        <w:drawing>
          <wp:inline distT="0" distB="0" distL="0" distR="0" wp14:anchorId="3CDCBC8D" wp14:editId="609BD94C">
            <wp:extent cx="5943600" cy="2835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5910"/>
                    </a:xfrm>
                    <a:prstGeom prst="rect">
                      <a:avLst/>
                    </a:prstGeom>
                  </pic:spPr>
                </pic:pic>
              </a:graphicData>
            </a:graphic>
          </wp:inline>
        </w:drawing>
      </w:r>
      <w:r w:rsidR="00D0663E">
        <w:t xml:space="preserve"> </w:t>
      </w:r>
    </w:p>
    <w:p w14:paraId="520304A1" w14:textId="44AE48BB" w:rsidR="00D0663E" w:rsidRDefault="00D0663E" w:rsidP="00D0663E">
      <w:pPr>
        <w:pStyle w:val="BodyText"/>
      </w:pPr>
    </w:p>
    <w:p w14:paraId="6D28FBEE" w14:textId="11EE2E44" w:rsidR="00CD32B2" w:rsidRDefault="00CD32B2" w:rsidP="00D0663E">
      <w:pPr>
        <w:pStyle w:val="BodyText"/>
      </w:pPr>
      <w:r>
        <w:t xml:space="preserve">The user will then enter their OTL userid and password and click Login. If the user has </w:t>
      </w:r>
      <w:r w:rsidR="009F044D">
        <w:t xml:space="preserve">an </w:t>
      </w:r>
      <w:r>
        <w:t xml:space="preserve">active OTL </w:t>
      </w:r>
      <w:r w:rsidR="009F044D">
        <w:t xml:space="preserve">account and enters valid </w:t>
      </w:r>
      <w:r>
        <w:t xml:space="preserve">credentials, the </w:t>
      </w:r>
      <w:r w:rsidR="00805DCE">
        <w:t>ITL Dashboard</w:t>
      </w:r>
      <w:r>
        <w:t xml:space="preserve"> page will be displayed.</w:t>
      </w:r>
    </w:p>
    <w:p w14:paraId="3D084B99" w14:textId="029CF25C" w:rsidR="0044144C" w:rsidRPr="000739EE" w:rsidRDefault="0044144C" w:rsidP="0044144C">
      <w:pPr>
        <w:pStyle w:val="Heading2"/>
        <w:rPr>
          <w:color w:val="auto"/>
        </w:rPr>
      </w:pPr>
      <w:bookmarkStart w:id="10" w:name="_Toc60758731"/>
      <w:r>
        <w:rPr>
          <w:color w:val="auto"/>
        </w:rPr>
        <w:t xml:space="preserve">ITL </w:t>
      </w:r>
      <w:r w:rsidR="00805DCE">
        <w:rPr>
          <w:color w:val="auto"/>
        </w:rPr>
        <w:t>Dashboard</w:t>
      </w:r>
      <w:bookmarkEnd w:id="10"/>
      <w:r w:rsidR="00805DCE">
        <w:rPr>
          <w:color w:val="auto"/>
        </w:rPr>
        <w:t xml:space="preserve"> </w:t>
      </w:r>
    </w:p>
    <w:p w14:paraId="07478876" w14:textId="52661533" w:rsidR="003E0C1E" w:rsidRDefault="003E0C1E" w:rsidP="003E0C1E">
      <w:pPr>
        <w:pStyle w:val="BodyText"/>
      </w:pPr>
      <w:r>
        <w:t xml:space="preserve">The ITL Dashboard page has a variety of links to monitor ICP </w:t>
      </w:r>
      <w:r w:rsidR="00A57171">
        <w:t xml:space="preserve">&amp; DDR </w:t>
      </w:r>
      <w:r>
        <w:t xml:space="preserve">related build and performance status and various wiki news &amp; information. The </w:t>
      </w:r>
      <w:r w:rsidR="009F044D">
        <w:t xml:space="preserve">ITL </w:t>
      </w:r>
      <w:r w:rsidR="00E40B5E">
        <w:t>M</w:t>
      </w:r>
      <w:r>
        <w:t xml:space="preserve">ain </w:t>
      </w:r>
      <w:r w:rsidR="00E40B5E">
        <w:t>M</w:t>
      </w:r>
      <w:r>
        <w:t xml:space="preserve">enu </w:t>
      </w:r>
      <w:r w:rsidR="00E40B5E">
        <w:t xml:space="preserve">primary functions include </w:t>
      </w:r>
      <w:r>
        <w:t xml:space="preserve">links to VM Services for the provisioning of VMs, and Product Services for the installation of </w:t>
      </w:r>
      <w:r w:rsidR="00A57171">
        <w:t xml:space="preserve">DDR &amp; </w:t>
      </w:r>
      <w:r>
        <w:t>ICP products.</w:t>
      </w:r>
    </w:p>
    <w:p w14:paraId="461AF3D2" w14:textId="0FF8E59D" w:rsidR="0044144C" w:rsidRDefault="0044144C" w:rsidP="0044144C">
      <w:pPr>
        <w:pStyle w:val="BodyText"/>
      </w:pPr>
    </w:p>
    <w:p w14:paraId="03C67C67" w14:textId="77777777" w:rsidR="0044144C" w:rsidRDefault="0044144C" w:rsidP="00D0663E">
      <w:pPr>
        <w:pStyle w:val="BodyText"/>
      </w:pPr>
    </w:p>
    <w:p w14:paraId="7314839F" w14:textId="2A698F80" w:rsidR="00CD32B2" w:rsidRDefault="00A57171" w:rsidP="00D0663E">
      <w:pPr>
        <w:pStyle w:val="BodyText"/>
      </w:pPr>
      <w:r>
        <w:rPr>
          <w:noProof/>
        </w:rPr>
        <w:lastRenderedPageBreak/>
        <w:drawing>
          <wp:inline distT="0" distB="0" distL="0" distR="0" wp14:anchorId="7DC39B98" wp14:editId="43CCFF43">
            <wp:extent cx="5943600" cy="29495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9575"/>
                    </a:xfrm>
                    <a:prstGeom prst="rect">
                      <a:avLst/>
                    </a:prstGeom>
                  </pic:spPr>
                </pic:pic>
              </a:graphicData>
            </a:graphic>
          </wp:inline>
        </w:drawing>
      </w:r>
    </w:p>
    <w:p w14:paraId="45330319" w14:textId="77777777" w:rsidR="00805DCE" w:rsidRPr="000739EE" w:rsidRDefault="00805DCE" w:rsidP="00805DCE">
      <w:pPr>
        <w:pStyle w:val="Heading2"/>
        <w:rPr>
          <w:color w:val="auto"/>
        </w:rPr>
      </w:pPr>
      <w:bookmarkStart w:id="11" w:name="_Toc60758732"/>
      <w:r>
        <w:rPr>
          <w:color w:val="auto"/>
        </w:rPr>
        <w:t>ITL User Profile</w:t>
      </w:r>
      <w:bookmarkEnd w:id="11"/>
    </w:p>
    <w:p w14:paraId="510A9D4D" w14:textId="35E85655" w:rsidR="00805DCE" w:rsidRDefault="00805DCE" w:rsidP="00805DCE">
      <w:pPr>
        <w:pStyle w:val="BodyText"/>
      </w:pPr>
      <w:r>
        <w:t xml:space="preserve">A user profile exists in </w:t>
      </w:r>
      <w:r w:rsidR="00A57171">
        <w:t>I</w:t>
      </w:r>
      <w:r>
        <w:t xml:space="preserve">TL for each user and can be viewed by clicking on their name in the upper right corner and clicking View User Profile. </w:t>
      </w:r>
    </w:p>
    <w:p w14:paraId="1F417295" w14:textId="4EAD4E88" w:rsidR="00805DCE" w:rsidRDefault="00805DCE" w:rsidP="00805DCE">
      <w:pPr>
        <w:pStyle w:val="BodyText"/>
      </w:pPr>
      <w:r>
        <w:rPr>
          <w:noProof/>
        </w:rPr>
        <w:drawing>
          <wp:inline distT="0" distB="0" distL="0" distR="0" wp14:anchorId="2CD58F47" wp14:editId="17E665C5">
            <wp:extent cx="2152381" cy="73333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381" cy="733333"/>
                    </a:xfrm>
                    <a:prstGeom prst="rect">
                      <a:avLst/>
                    </a:prstGeom>
                  </pic:spPr>
                </pic:pic>
              </a:graphicData>
            </a:graphic>
          </wp:inline>
        </w:drawing>
      </w:r>
    </w:p>
    <w:p w14:paraId="69AA851B" w14:textId="77777777" w:rsidR="00805DCE" w:rsidRDefault="00805DCE" w:rsidP="00805DCE">
      <w:pPr>
        <w:pStyle w:val="BodyText"/>
      </w:pPr>
    </w:p>
    <w:p w14:paraId="24D2673E" w14:textId="182E98EC" w:rsidR="00805DCE" w:rsidRDefault="00805DCE" w:rsidP="00805DCE">
      <w:pPr>
        <w:pStyle w:val="BodyText"/>
      </w:pPr>
      <w:r>
        <w:t>The ITL User Profile page will be displayed.</w:t>
      </w:r>
    </w:p>
    <w:p w14:paraId="3224B4A6" w14:textId="3664BACE" w:rsidR="00805DCE" w:rsidRDefault="00805DCE" w:rsidP="00D0663E">
      <w:pPr>
        <w:pStyle w:val="BodyText"/>
      </w:pPr>
      <w:r>
        <w:rPr>
          <w:noProof/>
        </w:rPr>
        <w:drawing>
          <wp:inline distT="0" distB="0" distL="0" distR="0" wp14:anchorId="55D29E26" wp14:editId="3948A895">
            <wp:extent cx="59436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7020"/>
                    </a:xfrm>
                    <a:prstGeom prst="rect">
                      <a:avLst/>
                    </a:prstGeom>
                  </pic:spPr>
                </pic:pic>
              </a:graphicData>
            </a:graphic>
          </wp:inline>
        </w:drawing>
      </w:r>
    </w:p>
    <w:p w14:paraId="73D50260" w14:textId="4550264A" w:rsidR="00DB466E" w:rsidRPr="000739EE" w:rsidRDefault="00DB466E" w:rsidP="00DB466E">
      <w:pPr>
        <w:pStyle w:val="Heading2"/>
        <w:rPr>
          <w:color w:val="auto"/>
        </w:rPr>
      </w:pPr>
      <w:bookmarkStart w:id="12" w:name="_Toc60758733"/>
      <w:r>
        <w:rPr>
          <w:color w:val="auto"/>
        </w:rPr>
        <w:lastRenderedPageBreak/>
        <w:t>ITL Help</w:t>
      </w:r>
      <w:bookmarkEnd w:id="12"/>
    </w:p>
    <w:p w14:paraId="4DC90ACB" w14:textId="7CDE5E10" w:rsidR="00DB466E" w:rsidRDefault="00DB466E" w:rsidP="00DB466E">
      <w:pPr>
        <w:pStyle w:val="BodyText"/>
      </w:pPr>
      <w:r>
        <w:t xml:space="preserve">A user can access the ITL User Guide by clicking the Help link in the upper right. A new browser tab will open displaying the ITL User Guide. </w:t>
      </w:r>
    </w:p>
    <w:p w14:paraId="34AFF992" w14:textId="066FF649" w:rsidR="00DB466E" w:rsidRDefault="005D5DFE" w:rsidP="00DB466E">
      <w:pPr>
        <w:pStyle w:val="BodyText"/>
      </w:pPr>
      <w:r>
        <w:rPr>
          <w:noProof/>
        </w:rPr>
        <w:drawing>
          <wp:inline distT="0" distB="0" distL="0" distR="0" wp14:anchorId="1047F9E8" wp14:editId="15345978">
            <wp:extent cx="5943600" cy="2835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5910"/>
                    </a:xfrm>
                    <a:prstGeom prst="rect">
                      <a:avLst/>
                    </a:prstGeom>
                  </pic:spPr>
                </pic:pic>
              </a:graphicData>
            </a:graphic>
          </wp:inline>
        </w:drawing>
      </w:r>
    </w:p>
    <w:p w14:paraId="505EB968" w14:textId="685D05BA" w:rsidR="003E0C1E" w:rsidRPr="000739EE" w:rsidRDefault="003E0C1E" w:rsidP="003E0C1E">
      <w:pPr>
        <w:pStyle w:val="Heading2"/>
        <w:rPr>
          <w:color w:val="auto"/>
        </w:rPr>
      </w:pPr>
      <w:bookmarkStart w:id="13" w:name="_Toc60758734"/>
      <w:r>
        <w:rPr>
          <w:color w:val="auto"/>
        </w:rPr>
        <w:t>ITL Logout</w:t>
      </w:r>
      <w:bookmarkEnd w:id="13"/>
    </w:p>
    <w:p w14:paraId="515F4ECC" w14:textId="2ABA3D8B" w:rsidR="003E0C1E" w:rsidRDefault="003E0C1E" w:rsidP="00D0663E">
      <w:pPr>
        <w:pStyle w:val="BodyText"/>
      </w:pPr>
      <w:r>
        <w:t xml:space="preserve">A user can logout of ITL by clicking on their name in the upper right corner and clicking Logout. This will return the user to the ITL Login page. </w:t>
      </w:r>
    </w:p>
    <w:p w14:paraId="39BA461A" w14:textId="3E79DFC5" w:rsidR="003E0C1E" w:rsidRPr="00D970C7" w:rsidRDefault="003E0C1E" w:rsidP="00D0663E">
      <w:pPr>
        <w:pStyle w:val="BodyText"/>
      </w:pPr>
      <w:r>
        <w:rPr>
          <w:noProof/>
        </w:rPr>
        <w:drawing>
          <wp:inline distT="0" distB="0" distL="0" distR="0" wp14:anchorId="648A549E" wp14:editId="29DD1940">
            <wp:extent cx="2152381" cy="73333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2381" cy="733333"/>
                    </a:xfrm>
                    <a:prstGeom prst="rect">
                      <a:avLst/>
                    </a:prstGeom>
                  </pic:spPr>
                </pic:pic>
              </a:graphicData>
            </a:graphic>
          </wp:inline>
        </w:drawing>
      </w:r>
    </w:p>
    <w:p w14:paraId="42175AEB" w14:textId="1D5490C1" w:rsidR="00FE1349" w:rsidRPr="000739EE" w:rsidRDefault="00667A61" w:rsidP="00D970C7">
      <w:pPr>
        <w:pStyle w:val="Heading1"/>
        <w:rPr>
          <w:b/>
          <w:bCs w:val="0"/>
        </w:rPr>
      </w:pPr>
      <w:bookmarkStart w:id="14" w:name="_Toc60758735"/>
      <w:r>
        <w:rPr>
          <w:b/>
          <w:bCs w:val="0"/>
        </w:rPr>
        <w:t>VM Services</w:t>
      </w:r>
      <w:bookmarkEnd w:id="14"/>
    </w:p>
    <w:p w14:paraId="1507B188" w14:textId="77777777" w:rsidR="00FE1349" w:rsidRPr="000739EE" w:rsidRDefault="000739EE" w:rsidP="00D970C7">
      <w:pPr>
        <w:pStyle w:val="Heading2"/>
        <w:rPr>
          <w:color w:val="auto"/>
        </w:rPr>
      </w:pPr>
      <w:bookmarkStart w:id="15" w:name="_Toc60758736"/>
      <w:r w:rsidRPr="000739EE">
        <w:rPr>
          <w:color w:val="auto"/>
        </w:rPr>
        <w:t>Provision a VM</w:t>
      </w:r>
      <w:bookmarkEnd w:id="15"/>
    </w:p>
    <w:p w14:paraId="1E6C1214" w14:textId="04816ACD" w:rsidR="00D970C7" w:rsidRDefault="003E0C1E" w:rsidP="000739EE">
      <w:pPr>
        <w:pStyle w:val="BodyText"/>
      </w:pPr>
      <w:r>
        <w:t xml:space="preserve">A user </w:t>
      </w:r>
      <w:proofErr w:type="gramStart"/>
      <w:r>
        <w:t>is able to</w:t>
      </w:r>
      <w:proofErr w:type="gramEnd"/>
      <w:r>
        <w:t xml:space="preserve"> provision a new OTL VM</w:t>
      </w:r>
      <w:r w:rsidR="00257DEF">
        <w:t xml:space="preserve"> for their development, QA or support needs. The Provision New VM Request page can be access</w:t>
      </w:r>
      <w:r w:rsidR="00E40B5E">
        <w:t>ed</w:t>
      </w:r>
      <w:r w:rsidR="00257DEF">
        <w:t xml:space="preserve"> from the Main Menu by clicking VM Services and Provision VM Request.</w:t>
      </w:r>
    </w:p>
    <w:p w14:paraId="71F771A5" w14:textId="46672DEE" w:rsidR="00257DEF" w:rsidRDefault="00257DEF" w:rsidP="000739EE">
      <w:pPr>
        <w:pStyle w:val="BodyText"/>
      </w:pPr>
      <w:r>
        <w:rPr>
          <w:noProof/>
        </w:rPr>
        <w:lastRenderedPageBreak/>
        <w:drawing>
          <wp:inline distT="0" distB="0" distL="0" distR="0" wp14:anchorId="33030747" wp14:editId="540A1C55">
            <wp:extent cx="5943600" cy="2832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2735"/>
                    </a:xfrm>
                    <a:prstGeom prst="rect">
                      <a:avLst/>
                    </a:prstGeom>
                  </pic:spPr>
                </pic:pic>
              </a:graphicData>
            </a:graphic>
          </wp:inline>
        </w:drawing>
      </w:r>
    </w:p>
    <w:p w14:paraId="7F59E876" w14:textId="374ADF0C" w:rsidR="00257DEF" w:rsidRDefault="00257DEF" w:rsidP="000739EE">
      <w:pPr>
        <w:pStyle w:val="BodyText"/>
      </w:pPr>
      <w:r>
        <w:t xml:space="preserve">On this page a user will choose a template that the new VM will be based on. </w:t>
      </w:r>
    </w:p>
    <w:p w14:paraId="4A302393" w14:textId="46F08DF6" w:rsidR="00257DEF" w:rsidRDefault="002D2663" w:rsidP="000739EE">
      <w:pPr>
        <w:pStyle w:val="BodyText"/>
      </w:pPr>
      <w:r>
        <w:rPr>
          <w:noProof/>
        </w:rPr>
        <w:drawing>
          <wp:inline distT="0" distB="0" distL="0" distR="0" wp14:anchorId="7F4B2926" wp14:editId="01769776">
            <wp:extent cx="5943600" cy="2859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9405"/>
                    </a:xfrm>
                    <a:prstGeom prst="rect">
                      <a:avLst/>
                    </a:prstGeom>
                  </pic:spPr>
                </pic:pic>
              </a:graphicData>
            </a:graphic>
          </wp:inline>
        </w:drawing>
      </w:r>
      <w:r>
        <w:rPr>
          <w:noProof/>
        </w:rPr>
        <w:t xml:space="preserve"> </w:t>
      </w:r>
    </w:p>
    <w:p w14:paraId="2D31E9C5" w14:textId="65CA25F9" w:rsidR="00257DEF" w:rsidRDefault="00257DEF" w:rsidP="000739EE">
      <w:pPr>
        <w:pStyle w:val="BodyText"/>
      </w:pPr>
      <w:r>
        <w:t xml:space="preserve">After a template is chosen a user enters the name for the new VM, which must be unique and not greater than 15 </w:t>
      </w:r>
      <w:r w:rsidR="0010336F">
        <w:t xml:space="preserve">alphanumeric </w:t>
      </w:r>
      <w:r>
        <w:t xml:space="preserve">characters. Then the user will click Submit Request. </w:t>
      </w:r>
    </w:p>
    <w:p w14:paraId="1556A41F" w14:textId="6DA45D7A" w:rsidR="00257DEF" w:rsidRDefault="00257DEF" w:rsidP="000739EE">
      <w:pPr>
        <w:pStyle w:val="BodyText"/>
      </w:pPr>
      <w:r>
        <w:rPr>
          <w:noProof/>
        </w:rPr>
        <w:lastRenderedPageBreak/>
        <w:drawing>
          <wp:inline distT="0" distB="0" distL="0" distR="0" wp14:anchorId="55A3066F" wp14:editId="0A01CA62">
            <wp:extent cx="5943600" cy="2834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4005"/>
                    </a:xfrm>
                    <a:prstGeom prst="rect">
                      <a:avLst/>
                    </a:prstGeom>
                  </pic:spPr>
                </pic:pic>
              </a:graphicData>
            </a:graphic>
          </wp:inline>
        </w:drawing>
      </w:r>
    </w:p>
    <w:p w14:paraId="39FD38A7" w14:textId="6E970C2D" w:rsidR="00331AF7" w:rsidRDefault="00257DEF" w:rsidP="000739EE">
      <w:pPr>
        <w:pStyle w:val="BodyText"/>
      </w:pPr>
      <w:r>
        <w:t xml:space="preserve">A request is submitted to the ITL application and a job is created to fulfil the users request. The user will be forwarded to the View Requests </w:t>
      </w:r>
      <w:r w:rsidR="00331AF7">
        <w:t>page after click</w:t>
      </w:r>
      <w:r w:rsidR="00E40B5E">
        <w:t>ing</w:t>
      </w:r>
      <w:r w:rsidR="00331AF7">
        <w:t xml:space="preserve"> the Submit Request button</w:t>
      </w:r>
      <w:r>
        <w:t xml:space="preserve">. Once the job starts the user will receive an email </w:t>
      </w:r>
      <w:r w:rsidR="00331AF7">
        <w:t xml:space="preserve">containing the request information. Once the job completes the user will receive another email letting them know the </w:t>
      </w:r>
      <w:r w:rsidR="00E40B5E">
        <w:t>job</w:t>
      </w:r>
      <w:r w:rsidR="00331AF7">
        <w:t xml:space="preserve"> is complete</w:t>
      </w:r>
      <w:r w:rsidR="002D5447">
        <w:t xml:space="preserve"> and the VM is ready</w:t>
      </w:r>
      <w:r w:rsidR="00331AF7">
        <w:t>.</w:t>
      </w:r>
    </w:p>
    <w:p w14:paraId="7B4DC460" w14:textId="7FB5EA2C" w:rsidR="00331AF7" w:rsidRPr="000739EE" w:rsidRDefault="00331AF7" w:rsidP="00331AF7">
      <w:pPr>
        <w:pStyle w:val="Heading2"/>
        <w:rPr>
          <w:color w:val="auto"/>
        </w:rPr>
      </w:pPr>
      <w:bookmarkStart w:id="16" w:name="_Toc60758737"/>
      <w:r>
        <w:rPr>
          <w:color w:val="auto"/>
        </w:rPr>
        <w:t>View Requests</w:t>
      </w:r>
      <w:bookmarkEnd w:id="16"/>
    </w:p>
    <w:p w14:paraId="585CA3A6" w14:textId="36AC568A" w:rsidR="00331AF7" w:rsidRDefault="00331AF7" w:rsidP="00331AF7">
      <w:pPr>
        <w:pStyle w:val="BodyText"/>
      </w:pPr>
      <w:r>
        <w:t xml:space="preserve">The View Request page displays all the user’s requests that have been submitted. The most current request is first. </w:t>
      </w:r>
      <w:r w:rsidR="00E40B5E">
        <w:t xml:space="preserve">The View Requests page can be accessed from the Main Menu by clicking VM Services or Product Services and View Requests. </w:t>
      </w:r>
      <w:r>
        <w:t xml:space="preserve">The user can monitor the progress of their job on this page by clicking the Refresh button in the </w:t>
      </w:r>
      <w:r w:rsidR="00CB237B">
        <w:t xml:space="preserve">upper </w:t>
      </w:r>
      <w:r>
        <w:t>middle of the page, which will refresh the request data.</w:t>
      </w:r>
    </w:p>
    <w:p w14:paraId="2C30298B" w14:textId="72D4168C" w:rsidR="002D5447" w:rsidRDefault="002D5447" w:rsidP="000739EE">
      <w:pPr>
        <w:pStyle w:val="BodyText"/>
        <w:rPr>
          <w:noProof/>
        </w:rPr>
      </w:pPr>
      <w:r>
        <w:rPr>
          <w:noProof/>
        </w:rPr>
        <w:drawing>
          <wp:inline distT="0" distB="0" distL="0" distR="0" wp14:anchorId="12DACB8B" wp14:editId="6EBF5AC0">
            <wp:extent cx="5943600" cy="1014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14095"/>
                    </a:xfrm>
                    <a:prstGeom prst="rect">
                      <a:avLst/>
                    </a:prstGeom>
                  </pic:spPr>
                </pic:pic>
              </a:graphicData>
            </a:graphic>
          </wp:inline>
        </w:drawing>
      </w:r>
      <w:r>
        <w:rPr>
          <w:noProof/>
        </w:rPr>
        <w:t xml:space="preserve"> </w:t>
      </w:r>
      <w:r>
        <w:rPr>
          <w:noProof/>
        </w:rPr>
        <w:drawing>
          <wp:inline distT="0" distB="0" distL="0" distR="0" wp14:anchorId="4A534916" wp14:editId="5120CFE3">
            <wp:extent cx="5943600" cy="1129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9665"/>
                    </a:xfrm>
                    <a:prstGeom prst="rect">
                      <a:avLst/>
                    </a:prstGeom>
                  </pic:spPr>
                </pic:pic>
              </a:graphicData>
            </a:graphic>
          </wp:inline>
        </w:drawing>
      </w:r>
    </w:p>
    <w:p w14:paraId="6E2DDF10" w14:textId="70D361D2" w:rsidR="0063784B" w:rsidRDefault="0063784B" w:rsidP="000739EE">
      <w:pPr>
        <w:pStyle w:val="BodyText"/>
      </w:pPr>
    </w:p>
    <w:p w14:paraId="562413AE" w14:textId="1223624A" w:rsidR="00CB237B" w:rsidRPr="000739EE" w:rsidRDefault="00CB237B" w:rsidP="00CB237B">
      <w:pPr>
        <w:pStyle w:val="Heading2"/>
        <w:rPr>
          <w:color w:val="auto"/>
        </w:rPr>
      </w:pPr>
      <w:bookmarkStart w:id="17" w:name="_Toc60758738"/>
      <w:r>
        <w:rPr>
          <w:color w:val="auto"/>
        </w:rPr>
        <w:lastRenderedPageBreak/>
        <w:t>Mapping a shared drive</w:t>
      </w:r>
      <w:bookmarkEnd w:id="17"/>
    </w:p>
    <w:p w14:paraId="12614C24" w14:textId="2D44C369" w:rsidR="00FE1349" w:rsidRPr="00CB237B" w:rsidRDefault="00FE1349" w:rsidP="00D970C7">
      <w:pPr>
        <w:pStyle w:val="BodyText"/>
        <w:rPr>
          <w:rFonts w:asciiTheme="minorHAnsi" w:hAnsiTheme="minorHAnsi" w:cstheme="minorHAnsi"/>
        </w:rPr>
      </w:pPr>
      <w:r w:rsidRPr="00CB237B">
        <w:rPr>
          <w:rFonts w:asciiTheme="minorHAnsi" w:hAnsiTheme="minorHAnsi" w:cstheme="minorHAnsi"/>
        </w:rPr>
        <w:t>OTL is a restricted environment for security purposes</w:t>
      </w:r>
      <w:r w:rsidR="003E5CD6" w:rsidRPr="00CB237B">
        <w:rPr>
          <w:rFonts w:asciiTheme="minorHAnsi" w:hAnsiTheme="minorHAnsi" w:cstheme="minorHAnsi"/>
        </w:rPr>
        <w:t>,</w:t>
      </w:r>
      <w:r w:rsidRPr="00CB237B">
        <w:rPr>
          <w:rFonts w:asciiTheme="minorHAnsi" w:hAnsiTheme="minorHAnsi" w:cstheme="minorHAnsi"/>
        </w:rPr>
        <w:t xml:space="preserve"> but more than likely you are going to need to copy files, data, etc</w:t>
      </w:r>
      <w:r w:rsidR="003B1C8A" w:rsidRPr="00CB237B">
        <w:rPr>
          <w:rFonts w:asciiTheme="minorHAnsi" w:hAnsiTheme="minorHAnsi" w:cstheme="minorHAnsi"/>
        </w:rPr>
        <w:t xml:space="preserve">. </w:t>
      </w:r>
      <w:r w:rsidRPr="00CB237B">
        <w:rPr>
          <w:rFonts w:asciiTheme="minorHAnsi" w:hAnsiTheme="minorHAnsi" w:cstheme="minorHAnsi"/>
        </w:rPr>
        <w:t>from your laptop or another VM onto your OTL VM or visa-versa.</w:t>
      </w:r>
      <w:r w:rsidR="00B7216C" w:rsidRPr="00CB237B">
        <w:rPr>
          <w:rFonts w:asciiTheme="minorHAnsi" w:hAnsiTheme="minorHAnsi" w:cstheme="minorHAnsi"/>
        </w:rPr>
        <w:t xml:space="preserve"> </w:t>
      </w:r>
      <w:r w:rsidRPr="00CB237B">
        <w:rPr>
          <w:rFonts w:asciiTheme="minorHAnsi" w:hAnsiTheme="minorHAnsi" w:cstheme="minorHAnsi"/>
        </w:rPr>
        <w:t>There is an OTL shared drive just for this purpose.</w:t>
      </w:r>
      <w:r w:rsidR="00B7216C" w:rsidRPr="00CB237B">
        <w:rPr>
          <w:rFonts w:asciiTheme="minorHAnsi" w:hAnsiTheme="minorHAnsi" w:cstheme="minorHAnsi"/>
        </w:rPr>
        <w:t xml:space="preserve"> </w:t>
      </w:r>
    </w:p>
    <w:p w14:paraId="39B2C0D8" w14:textId="0263D324" w:rsidR="00FE1349" w:rsidRPr="00CB237B" w:rsidRDefault="00FE1349" w:rsidP="00D970C7">
      <w:pPr>
        <w:pStyle w:val="BodyText"/>
        <w:rPr>
          <w:rFonts w:asciiTheme="minorHAnsi" w:hAnsiTheme="minorHAnsi" w:cstheme="minorHAnsi"/>
        </w:rPr>
      </w:pPr>
      <w:r w:rsidRPr="00CB237B">
        <w:rPr>
          <w:rFonts w:asciiTheme="minorHAnsi" w:hAnsiTheme="minorHAnsi" w:cstheme="minorHAnsi"/>
        </w:rPr>
        <w:t xml:space="preserve">The shared OTL drive is a limited space shared drive so </w:t>
      </w:r>
      <w:r w:rsidR="00A57171">
        <w:rPr>
          <w:rFonts w:asciiTheme="minorHAnsi" w:hAnsiTheme="minorHAnsi" w:cstheme="minorHAnsi"/>
        </w:rPr>
        <w:t>limit the size</w:t>
      </w:r>
      <w:r w:rsidRPr="00CB237B">
        <w:rPr>
          <w:rFonts w:asciiTheme="minorHAnsi" w:hAnsiTheme="minorHAnsi" w:cstheme="minorHAnsi"/>
        </w:rPr>
        <w:t xml:space="preserve"> </w:t>
      </w:r>
      <w:r w:rsidR="00A57171">
        <w:rPr>
          <w:rFonts w:asciiTheme="minorHAnsi" w:hAnsiTheme="minorHAnsi" w:cstheme="minorHAnsi"/>
        </w:rPr>
        <w:t xml:space="preserve">of </w:t>
      </w:r>
      <w:r w:rsidRPr="00CB237B">
        <w:rPr>
          <w:rFonts w:asciiTheme="minorHAnsi" w:hAnsiTheme="minorHAnsi" w:cstheme="minorHAnsi"/>
        </w:rPr>
        <w:t>your files, such as putting them in a folder with your name, and in deleting them when you are done.</w:t>
      </w:r>
      <w:r w:rsidR="00B7216C" w:rsidRPr="00CB237B">
        <w:rPr>
          <w:rFonts w:asciiTheme="minorHAnsi" w:hAnsiTheme="minorHAnsi" w:cstheme="minorHAnsi"/>
        </w:rPr>
        <w:t xml:space="preserve"> </w:t>
      </w:r>
      <w:r w:rsidRPr="00CB237B">
        <w:rPr>
          <w:rFonts w:asciiTheme="minorHAnsi" w:hAnsiTheme="minorHAnsi" w:cstheme="minorHAnsi"/>
        </w:rPr>
        <w:t>This shared drive is not meant for permanent storage and will be cleaned up periodically.</w:t>
      </w:r>
    </w:p>
    <w:p w14:paraId="337EFC70" w14:textId="77777777" w:rsidR="00FE1349" w:rsidRPr="00CB237B" w:rsidRDefault="00FE1349" w:rsidP="000138BD">
      <w:pPr>
        <w:pStyle w:val="ListOrderedLevel1"/>
        <w:rPr>
          <w:rFonts w:asciiTheme="minorHAnsi" w:hAnsiTheme="minorHAnsi" w:cstheme="minorHAnsi"/>
        </w:rPr>
      </w:pPr>
      <w:r w:rsidRPr="00CB237B">
        <w:rPr>
          <w:rFonts w:asciiTheme="minorHAnsi" w:hAnsiTheme="minorHAnsi" w:cstheme="minorHAnsi"/>
        </w:rPr>
        <w:t>Map a drive from you</w:t>
      </w:r>
      <w:r w:rsidR="00A8356E" w:rsidRPr="00CB237B">
        <w:rPr>
          <w:rFonts w:asciiTheme="minorHAnsi" w:hAnsiTheme="minorHAnsi" w:cstheme="minorHAnsi"/>
        </w:rPr>
        <w:t>r</w:t>
      </w:r>
      <w:r w:rsidRPr="00CB237B">
        <w:rPr>
          <w:rFonts w:asciiTheme="minorHAnsi" w:hAnsiTheme="minorHAnsi" w:cstheme="minorHAnsi"/>
        </w:rPr>
        <w:t xml:space="preserve"> laptop or VM to the OTL shared drive either URL using this URL:</w:t>
      </w:r>
    </w:p>
    <w:p w14:paraId="29A713A1" w14:textId="77777777" w:rsidR="00FE1349" w:rsidRDefault="00CF59FA" w:rsidP="00FE1349">
      <w:pPr>
        <w:pStyle w:val="ListBulletLevel2"/>
        <w:spacing w:line="276" w:lineRule="auto"/>
      </w:pPr>
      <w:hyperlink r:id="rId23" w:history="1">
        <w:r w:rsidR="00811D67" w:rsidRPr="002E7E91">
          <w:rPr>
            <w:rStyle w:val="Hyperlink"/>
          </w:rPr>
          <w:t>\\otl-svm0.otl.lab\ICP-WVC</w:t>
        </w:r>
      </w:hyperlink>
    </w:p>
    <w:p w14:paraId="09A8D125" w14:textId="77777777" w:rsidR="00FE1349" w:rsidRDefault="00FE1349" w:rsidP="00FE1349">
      <w:pPr>
        <w:pStyle w:val="BodyTextIndented"/>
      </w:pPr>
      <w:r>
        <w:rPr>
          <w:noProof/>
        </w:rPr>
        <w:drawing>
          <wp:inline distT="0" distB="0" distL="0" distR="0" wp14:anchorId="44B5D897" wp14:editId="0F42F2B3">
            <wp:extent cx="4018750" cy="297566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9190" cy="2990804"/>
                    </a:xfrm>
                    <a:prstGeom prst="rect">
                      <a:avLst/>
                    </a:prstGeom>
                    <a:noFill/>
                    <a:ln>
                      <a:noFill/>
                    </a:ln>
                  </pic:spPr>
                </pic:pic>
              </a:graphicData>
            </a:graphic>
          </wp:inline>
        </w:drawing>
      </w:r>
    </w:p>
    <w:p w14:paraId="2C6C4120" w14:textId="77777777" w:rsidR="00FE1349" w:rsidRPr="00CB237B" w:rsidRDefault="00FE1349" w:rsidP="000138BD">
      <w:pPr>
        <w:pStyle w:val="ListOrderedLevel1"/>
        <w:rPr>
          <w:rFonts w:asciiTheme="minorHAnsi" w:hAnsiTheme="minorHAnsi" w:cstheme="minorHAnsi"/>
        </w:rPr>
      </w:pPr>
      <w:r w:rsidRPr="00CB237B">
        <w:rPr>
          <w:rFonts w:asciiTheme="minorHAnsi" w:hAnsiTheme="minorHAnsi" w:cstheme="minorHAnsi"/>
        </w:rPr>
        <w:t>When asked for the User</w:t>
      </w:r>
      <w:r w:rsidR="003B1C8A" w:rsidRPr="00CB237B">
        <w:rPr>
          <w:rFonts w:asciiTheme="minorHAnsi" w:hAnsiTheme="minorHAnsi" w:cstheme="minorHAnsi"/>
        </w:rPr>
        <w:t>,</w:t>
      </w:r>
      <w:r w:rsidRPr="00CB237B">
        <w:rPr>
          <w:rFonts w:asciiTheme="minorHAnsi" w:hAnsiTheme="minorHAnsi" w:cstheme="minorHAnsi"/>
        </w:rPr>
        <w:t xml:space="preserve"> enter:</w:t>
      </w:r>
    </w:p>
    <w:p w14:paraId="500B2371" w14:textId="77777777" w:rsidR="00FE1349" w:rsidRPr="00CB237B" w:rsidRDefault="00FE1349" w:rsidP="00FE1349">
      <w:pPr>
        <w:pStyle w:val="ListBulletLevel2"/>
        <w:spacing w:line="276" w:lineRule="auto"/>
        <w:rPr>
          <w:rFonts w:asciiTheme="minorHAnsi" w:hAnsiTheme="minorHAnsi" w:cstheme="minorHAnsi"/>
        </w:rPr>
      </w:pPr>
      <w:r w:rsidRPr="00CB237B">
        <w:rPr>
          <w:rFonts w:asciiTheme="minorHAnsi" w:hAnsiTheme="minorHAnsi" w:cstheme="minorHAnsi"/>
        </w:rPr>
        <w:t xml:space="preserve">OTL\&lt;your OTL </w:t>
      </w:r>
      <w:r w:rsidR="00B76906" w:rsidRPr="00CB237B">
        <w:rPr>
          <w:rFonts w:asciiTheme="minorHAnsi" w:hAnsiTheme="minorHAnsi" w:cstheme="minorHAnsi"/>
        </w:rPr>
        <w:t>u</w:t>
      </w:r>
      <w:r w:rsidRPr="00CB237B">
        <w:rPr>
          <w:rFonts w:asciiTheme="minorHAnsi" w:hAnsiTheme="minorHAnsi" w:cstheme="minorHAnsi"/>
        </w:rPr>
        <w:t>ser</w:t>
      </w:r>
      <w:r w:rsidR="00B76906" w:rsidRPr="00CB237B">
        <w:rPr>
          <w:rFonts w:asciiTheme="minorHAnsi" w:hAnsiTheme="minorHAnsi" w:cstheme="minorHAnsi"/>
        </w:rPr>
        <w:t>n</w:t>
      </w:r>
      <w:r w:rsidRPr="00CB237B">
        <w:rPr>
          <w:rFonts w:asciiTheme="minorHAnsi" w:hAnsiTheme="minorHAnsi" w:cstheme="minorHAnsi"/>
        </w:rPr>
        <w:t>ame&gt;</w:t>
      </w:r>
    </w:p>
    <w:p w14:paraId="565B9671" w14:textId="77777777" w:rsidR="00FE1349" w:rsidRPr="00CB237B" w:rsidRDefault="00FE1349" w:rsidP="00FE1349">
      <w:pPr>
        <w:pStyle w:val="ListBulletLevel2"/>
        <w:spacing w:line="276" w:lineRule="auto"/>
        <w:rPr>
          <w:rFonts w:asciiTheme="minorHAnsi" w:hAnsiTheme="minorHAnsi" w:cstheme="minorHAnsi"/>
        </w:rPr>
      </w:pPr>
      <w:r w:rsidRPr="00CB237B">
        <w:rPr>
          <w:rFonts w:asciiTheme="minorHAnsi" w:hAnsiTheme="minorHAnsi" w:cstheme="minorHAnsi"/>
        </w:rPr>
        <w:t>Give your OTL password</w:t>
      </w:r>
    </w:p>
    <w:p w14:paraId="12A75893" w14:textId="77777777" w:rsidR="00FE1349" w:rsidRPr="00CB237B" w:rsidRDefault="00FE1349" w:rsidP="00D970C7">
      <w:pPr>
        <w:pStyle w:val="BodyText"/>
        <w:rPr>
          <w:rFonts w:asciiTheme="minorHAnsi" w:hAnsiTheme="minorHAnsi" w:cstheme="minorHAnsi"/>
        </w:rPr>
      </w:pPr>
      <w:r w:rsidRPr="00CB237B">
        <w:rPr>
          <w:rFonts w:asciiTheme="minorHAnsi" w:hAnsiTheme="minorHAnsi" w:cstheme="minorHAnsi"/>
        </w:rPr>
        <w:t>You now have a shared drive you can copy files, data, etc</w:t>
      </w:r>
      <w:r w:rsidR="003B1C8A" w:rsidRPr="00CB237B">
        <w:rPr>
          <w:rFonts w:asciiTheme="minorHAnsi" w:hAnsiTheme="minorHAnsi" w:cstheme="minorHAnsi"/>
        </w:rPr>
        <w:t xml:space="preserve">. </w:t>
      </w:r>
      <w:r w:rsidRPr="00CB237B">
        <w:rPr>
          <w:rFonts w:asciiTheme="minorHAnsi" w:hAnsiTheme="minorHAnsi" w:cstheme="minorHAnsi"/>
        </w:rPr>
        <w:t>from your laptop or VM.</w:t>
      </w:r>
      <w:r w:rsidR="00B7216C" w:rsidRPr="00CB237B">
        <w:rPr>
          <w:rFonts w:asciiTheme="minorHAnsi" w:hAnsiTheme="minorHAnsi" w:cstheme="minorHAnsi"/>
        </w:rPr>
        <w:t xml:space="preserve"> </w:t>
      </w:r>
    </w:p>
    <w:p w14:paraId="38FDCBFB" w14:textId="77777777" w:rsidR="00FE1349" w:rsidRPr="00CB237B" w:rsidRDefault="00FE1349" w:rsidP="00D970C7">
      <w:pPr>
        <w:pStyle w:val="BodyText"/>
        <w:rPr>
          <w:rFonts w:asciiTheme="minorHAnsi" w:hAnsiTheme="minorHAnsi" w:cstheme="minorHAnsi"/>
        </w:rPr>
      </w:pPr>
      <w:r w:rsidRPr="00CB237B">
        <w:rPr>
          <w:rFonts w:asciiTheme="minorHAnsi" w:hAnsiTheme="minorHAnsi" w:cstheme="minorHAnsi"/>
        </w:rPr>
        <w:t>Now, log into your OTL VDI and create the same mapped drive using the steps above.</w:t>
      </w:r>
      <w:r w:rsidR="00B7216C" w:rsidRPr="00CB237B">
        <w:rPr>
          <w:rFonts w:asciiTheme="minorHAnsi" w:hAnsiTheme="minorHAnsi" w:cstheme="minorHAnsi"/>
        </w:rPr>
        <w:t xml:space="preserve"> </w:t>
      </w:r>
    </w:p>
    <w:p w14:paraId="7B872815" w14:textId="77777777" w:rsidR="00FE1349" w:rsidRDefault="00FE1349" w:rsidP="00FE1349">
      <w:pPr>
        <w:pStyle w:val="BodyTextIndented"/>
      </w:pPr>
      <w:r>
        <w:rPr>
          <w:noProof/>
        </w:rPr>
        <w:lastRenderedPageBreak/>
        <w:drawing>
          <wp:inline distT="0" distB="0" distL="0" distR="0" wp14:anchorId="4FB95599" wp14:editId="1415A6F7">
            <wp:extent cx="3542857" cy="322857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2857" cy="3228571"/>
                    </a:xfrm>
                    <a:prstGeom prst="rect">
                      <a:avLst/>
                    </a:prstGeom>
                  </pic:spPr>
                </pic:pic>
              </a:graphicData>
            </a:graphic>
          </wp:inline>
        </w:drawing>
      </w:r>
    </w:p>
    <w:p w14:paraId="0B19ADE9" w14:textId="77777777" w:rsidR="00FE1349" w:rsidRDefault="00FE1349" w:rsidP="00D970C7">
      <w:pPr>
        <w:pStyle w:val="BodyText"/>
      </w:pPr>
      <w:r>
        <w:t>You now have a way to copy files back and forth from your laptop or other VM to your OTL VMs or visa-versa.</w:t>
      </w:r>
    </w:p>
    <w:p w14:paraId="74D70780" w14:textId="47207728" w:rsidR="00CB237B" w:rsidRPr="000739EE" w:rsidRDefault="00CB237B" w:rsidP="00CB237B">
      <w:pPr>
        <w:pStyle w:val="Heading2"/>
        <w:rPr>
          <w:color w:val="auto"/>
        </w:rPr>
      </w:pPr>
      <w:bookmarkStart w:id="18" w:name="_Toc60758739"/>
      <w:r>
        <w:rPr>
          <w:color w:val="auto"/>
        </w:rPr>
        <w:t xml:space="preserve">Maintain </w:t>
      </w:r>
      <w:r w:rsidRPr="000739EE">
        <w:rPr>
          <w:color w:val="auto"/>
        </w:rPr>
        <w:t>a VM</w:t>
      </w:r>
      <w:bookmarkEnd w:id="18"/>
    </w:p>
    <w:p w14:paraId="733175EB" w14:textId="3AA0C6A4" w:rsidR="00FE1349" w:rsidRDefault="00CB237B" w:rsidP="00CB237B">
      <w:r>
        <w:t xml:space="preserve">A user </w:t>
      </w:r>
      <w:r w:rsidR="00A57171">
        <w:t>can</w:t>
      </w:r>
      <w:r>
        <w:t xml:space="preserve"> maintain an OTL VM for their development, QA or support needs. The </w:t>
      </w:r>
      <w:r w:rsidR="00016F3E">
        <w:t>Maintain</w:t>
      </w:r>
      <w:r>
        <w:t xml:space="preserve"> VM Request page can be access</w:t>
      </w:r>
      <w:r w:rsidR="00E40B5E">
        <w:t>ed</w:t>
      </w:r>
      <w:r>
        <w:t xml:space="preserve"> from the Main Menu by clicking VM Services</w:t>
      </w:r>
      <w:r w:rsidR="00016F3E">
        <w:t xml:space="preserve"> and Maintain VM Request.</w:t>
      </w:r>
      <w:r w:rsidR="00E40B5E">
        <w:t xml:space="preserve"> This page allows a user to Start, Stop, or Restart a VM.</w:t>
      </w:r>
    </w:p>
    <w:p w14:paraId="71414643" w14:textId="011E84C1" w:rsidR="00016F3E" w:rsidRDefault="00016F3E" w:rsidP="00016F3E">
      <w:pPr>
        <w:pStyle w:val="BodyText"/>
      </w:pPr>
      <w:r>
        <w:rPr>
          <w:noProof/>
        </w:rPr>
        <w:drawing>
          <wp:inline distT="0" distB="0" distL="0" distR="0" wp14:anchorId="429429EC" wp14:editId="5D064E27">
            <wp:extent cx="5943600" cy="282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27020"/>
                    </a:xfrm>
                    <a:prstGeom prst="rect">
                      <a:avLst/>
                    </a:prstGeom>
                  </pic:spPr>
                </pic:pic>
              </a:graphicData>
            </a:graphic>
          </wp:inline>
        </w:drawing>
      </w:r>
    </w:p>
    <w:p w14:paraId="1C9CBA2E" w14:textId="6200403B" w:rsidR="00016F3E" w:rsidRDefault="00016F3E" w:rsidP="00016F3E">
      <w:pPr>
        <w:pStyle w:val="BodyText"/>
      </w:pPr>
      <w:r>
        <w:t xml:space="preserve">On this page a user will choose a </w:t>
      </w:r>
      <w:r w:rsidR="002D2663">
        <w:t>VM</w:t>
      </w:r>
      <w:r>
        <w:t>.</w:t>
      </w:r>
    </w:p>
    <w:p w14:paraId="21CAAEAE" w14:textId="0663A22F" w:rsidR="00016F3E" w:rsidRDefault="0010336F" w:rsidP="00016F3E">
      <w:pPr>
        <w:pStyle w:val="BodyText"/>
      </w:pPr>
      <w:r>
        <w:rPr>
          <w:noProof/>
        </w:rPr>
        <w:lastRenderedPageBreak/>
        <w:drawing>
          <wp:inline distT="0" distB="0" distL="0" distR="0" wp14:anchorId="52ABF7A3" wp14:editId="6EF8BADD">
            <wp:extent cx="5943600" cy="2884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4170"/>
                    </a:xfrm>
                    <a:prstGeom prst="rect">
                      <a:avLst/>
                    </a:prstGeom>
                  </pic:spPr>
                </pic:pic>
              </a:graphicData>
            </a:graphic>
          </wp:inline>
        </w:drawing>
      </w:r>
      <w:r w:rsidR="002D2663">
        <w:rPr>
          <w:noProof/>
        </w:rPr>
        <w:t xml:space="preserve"> </w:t>
      </w:r>
      <w:r w:rsidR="00016F3E">
        <w:t xml:space="preserve"> </w:t>
      </w:r>
    </w:p>
    <w:p w14:paraId="3BD069A5" w14:textId="1BB0956B" w:rsidR="0010336F" w:rsidRDefault="0010336F" w:rsidP="0010336F">
      <w:pPr>
        <w:pStyle w:val="BodyText"/>
      </w:pPr>
      <w:r>
        <w:t>Then the user will choose a Request Type from the list and then click Submit Request.</w:t>
      </w:r>
    </w:p>
    <w:p w14:paraId="40C916B2" w14:textId="6060EFB4" w:rsidR="00016F3E" w:rsidRDefault="0010336F" w:rsidP="00016F3E">
      <w:pPr>
        <w:pStyle w:val="BodyText"/>
      </w:pPr>
      <w:r>
        <w:rPr>
          <w:noProof/>
        </w:rPr>
        <w:drawing>
          <wp:inline distT="0" distB="0" distL="0" distR="0" wp14:anchorId="0EFF1FEC" wp14:editId="2DDA8947">
            <wp:extent cx="5943600" cy="28733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3375"/>
                    </a:xfrm>
                    <a:prstGeom prst="rect">
                      <a:avLst/>
                    </a:prstGeom>
                  </pic:spPr>
                </pic:pic>
              </a:graphicData>
            </a:graphic>
          </wp:inline>
        </w:drawing>
      </w:r>
    </w:p>
    <w:p w14:paraId="7249E16E" w14:textId="191887F8" w:rsidR="00DB466E" w:rsidRDefault="00016F3E" w:rsidP="00016F3E">
      <w:pPr>
        <w:pStyle w:val="BodyText"/>
      </w:pPr>
      <w:bookmarkStart w:id="19" w:name="_Hlk51830689"/>
      <w:r>
        <w:t>A request is submitted to the ITL application and a job is created to fulfil the users request. The user will be forwarded to the View Requests page after click</w:t>
      </w:r>
      <w:r w:rsidR="000D3EF0">
        <w:t>ing</w:t>
      </w:r>
      <w:r>
        <w:t xml:space="preserve"> the Submit Request button. Once the job starts the user will receive an email containing the request information. Once the job completes the user will receive another email letting them know the </w:t>
      </w:r>
      <w:r w:rsidR="000D3EF0">
        <w:t>job</w:t>
      </w:r>
      <w:r>
        <w:t xml:space="preserve"> is complete.</w:t>
      </w:r>
    </w:p>
    <w:p w14:paraId="2E8CD93B" w14:textId="649D53BB" w:rsidR="00DB466E" w:rsidRPr="000739EE" w:rsidRDefault="00DB466E" w:rsidP="00DB466E">
      <w:pPr>
        <w:pStyle w:val="Heading2"/>
        <w:rPr>
          <w:color w:val="auto"/>
        </w:rPr>
      </w:pPr>
      <w:bookmarkStart w:id="20" w:name="_Toc60758740"/>
      <w:bookmarkEnd w:id="19"/>
      <w:r>
        <w:rPr>
          <w:color w:val="auto"/>
        </w:rPr>
        <w:t xml:space="preserve">Delete </w:t>
      </w:r>
      <w:r w:rsidRPr="000739EE">
        <w:rPr>
          <w:color w:val="auto"/>
        </w:rPr>
        <w:t>a VM</w:t>
      </w:r>
      <w:bookmarkEnd w:id="20"/>
    </w:p>
    <w:p w14:paraId="0AD7934B" w14:textId="0495A3F0" w:rsidR="00016F3E" w:rsidRDefault="00DB466E" w:rsidP="00016F3E">
      <w:pPr>
        <w:pStyle w:val="BodyText"/>
      </w:pPr>
      <w:r>
        <w:t xml:space="preserve">A user </w:t>
      </w:r>
      <w:r w:rsidR="00A57171">
        <w:t>can</w:t>
      </w:r>
      <w:r>
        <w:t xml:space="preserve"> delete an OTL VM </w:t>
      </w:r>
      <w:r w:rsidR="0010336F">
        <w:t xml:space="preserve">which they </w:t>
      </w:r>
      <w:r>
        <w:t>own. Take caution with this service since the VM is permanently deleted without any recovery. The Delete VM Request page can be accessed from the Main Menu by clicking VM Services and Delete VM Request.</w:t>
      </w:r>
    </w:p>
    <w:p w14:paraId="2ACC9700" w14:textId="05C9AD33" w:rsidR="00DB466E" w:rsidRDefault="00DB466E" w:rsidP="00016F3E">
      <w:pPr>
        <w:pStyle w:val="BodyText"/>
      </w:pPr>
    </w:p>
    <w:p w14:paraId="25063AF8" w14:textId="3E0E7BA4" w:rsidR="00DB466E" w:rsidRDefault="00DB466E" w:rsidP="00016F3E">
      <w:pPr>
        <w:pStyle w:val="BodyText"/>
      </w:pPr>
      <w:r>
        <w:rPr>
          <w:noProof/>
        </w:rPr>
        <w:lastRenderedPageBreak/>
        <w:drawing>
          <wp:inline distT="0" distB="0" distL="0" distR="0" wp14:anchorId="249A342A" wp14:editId="12C62C6A">
            <wp:extent cx="5943600" cy="2827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27020"/>
                    </a:xfrm>
                    <a:prstGeom prst="rect">
                      <a:avLst/>
                    </a:prstGeom>
                  </pic:spPr>
                </pic:pic>
              </a:graphicData>
            </a:graphic>
          </wp:inline>
        </w:drawing>
      </w:r>
    </w:p>
    <w:p w14:paraId="3FD03675" w14:textId="0F47C346" w:rsidR="00DB466E" w:rsidRDefault="00DB466E" w:rsidP="00DB466E">
      <w:pPr>
        <w:pStyle w:val="BodyText"/>
      </w:pPr>
      <w:r>
        <w:t>On this page the user will choose a VM from the list of VMs that the user owns and then click Submit Request.</w:t>
      </w:r>
    </w:p>
    <w:p w14:paraId="4F1B0FC6" w14:textId="3EA23FC8" w:rsidR="00DB466E" w:rsidRDefault="00DB466E" w:rsidP="00DB466E">
      <w:pPr>
        <w:pStyle w:val="BodyText"/>
      </w:pPr>
      <w:r>
        <w:rPr>
          <w:noProof/>
        </w:rPr>
        <w:drawing>
          <wp:inline distT="0" distB="0" distL="0" distR="0" wp14:anchorId="40C207DD" wp14:editId="39AD3C55">
            <wp:extent cx="5943600" cy="283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39720"/>
                    </a:xfrm>
                    <a:prstGeom prst="rect">
                      <a:avLst/>
                    </a:prstGeom>
                  </pic:spPr>
                </pic:pic>
              </a:graphicData>
            </a:graphic>
          </wp:inline>
        </w:drawing>
      </w:r>
    </w:p>
    <w:p w14:paraId="7175A861" w14:textId="47599079" w:rsidR="00DB466E" w:rsidRDefault="00DB466E" w:rsidP="00DB466E">
      <w:pPr>
        <w:pStyle w:val="BodyText"/>
      </w:pPr>
      <w:r>
        <w:t>A request is submitted to the ITL application and a job is created to fulfil the users request. The user will be forwarded to the View Requests page after clicking the Submit Request button. Once the job starts the user will receive an email containing the request information. Once the job completes the user will receive another email letting them know the job is complete.</w:t>
      </w:r>
    </w:p>
    <w:p w14:paraId="27A0577B" w14:textId="492E467B" w:rsidR="00667A61" w:rsidRPr="000739EE" w:rsidRDefault="00667A61" w:rsidP="00667A61">
      <w:pPr>
        <w:pStyle w:val="Heading1"/>
        <w:rPr>
          <w:b/>
          <w:bCs w:val="0"/>
        </w:rPr>
      </w:pPr>
      <w:bookmarkStart w:id="21" w:name="_Toc60758741"/>
      <w:r>
        <w:rPr>
          <w:b/>
          <w:bCs w:val="0"/>
        </w:rPr>
        <w:lastRenderedPageBreak/>
        <w:t>Product Services</w:t>
      </w:r>
      <w:bookmarkEnd w:id="21"/>
    </w:p>
    <w:p w14:paraId="63A23772" w14:textId="3B9CB918" w:rsidR="00D20D5A" w:rsidRPr="000739EE" w:rsidRDefault="00D20D5A" w:rsidP="00D20D5A">
      <w:pPr>
        <w:pStyle w:val="Heading2"/>
        <w:rPr>
          <w:color w:val="auto"/>
        </w:rPr>
      </w:pPr>
      <w:bookmarkStart w:id="22" w:name="_Toc60758742"/>
      <w:r>
        <w:rPr>
          <w:color w:val="auto"/>
        </w:rPr>
        <w:t xml:space="preserve">DDR 6.0 </w:t>
      </w:r>
      <w:r>
        <w:rPr>
          <w:color w:val="auto"/>
        </w:rPr>
        <w:t>Base Install</w:t>
      </w:r>
      <w:bookmarkEnd w:id="22"/>
    </w:p>
    <w:p w14:paraId="6135F92A" w14:textId="2CDB1803" w:rsidR="00D20D5A" w:rsidRDefault="00D20D5A" w:rsidP="00D20D5A">
      <w:pPr>
        <w:pStyle w:val="BodyText"/>
      </w:pPr>
      <w:r>
        <w:t xml:space="preserve">A user </w:t>
      </w:r>
      <w:r>
        <w:t>can</w:t>
      </w:r>
      <w:r>
        <w:t xml:space="preserve"> request a </w:t>
      </w:r>
      <w:r>
        <w:t xml:space="preserve">DDR 6.0 </w:t>
      </w:r>
      <w:r>
        <w:t xml:space="preserve">base install on a VM that does not have </w:t>
      </w:r>
      <w:r>
        <w:t xml:space="preserve">DDR </w:t>
      </w:r>
      <w:r>
        <w:t xml:space="preserve">installed. The </w:t>
      </w:r>
      <w:r>
        <w:t xml:space="preserve">DDR 6.0 </w:t>
      </w:r>
      <w:r>
        <w:t xml:space="preserve">Base Install Request page can be accessed from the Main Menu by clicking Product Services and </w:t>
      </w:r>
      <w:r>
        <w:t>6.0 - DDR Base Install Request</w:t>
      </w:r>
      <w:r>
        <w:t>.</w:t>
      </w:r>
    </w:p>
    <w:p w14:paraId="6EA4978C" w14:textId="1214B736" w:rsidR="00D20D5A" w:rsidRDefault="00D20D5A" w:rsidP="00D20D5A">
      <w:pPr>
        <w:pStyle w:val="BodyText"/>
      </w:pPr>
      <w:r>
        <w:rPr>
          <w:noProof/>
        </w:rPr>
        <w:drawing>
          <wp:inline distT="0" distB="0" distL="0" distR="0" wp14:anchorId="4B12C302" wp14:editId="62953B67">
            <wp:extent cx="594360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2750"/>
                    </a:xfrm>
                    <a:prstGeom prst="rect">
                      <a:avLst/>
                    </a:prstGeom>
                  </pic:spPr>
                </pic:pic>
              </a:graphicData>
            </a:graphic>
          </wp:inline>
        </w:drawing>
      </w:r>
    </w:p>
    <w:p w14:paraId="3B56C727" w14:textId="69ED783D" w:rsidR="00D20D5A" w:rsidRDefault="00D20D5A" w:rsidP="00D20D5A">
      <w:pPr>
        <w:pStyle w:val="BodyText"/>
      </w:pPr>
      <w:r>
        <w:t xml:space="preserve">On this page the user will select the VM they want to run a </w:t>
      </w:r>
      <w:r>
        <w:t xml:space="preserve">DDR </w:t>
      </w:r>
      <w:r>
        <w:t>base install on.</w:t>
      </w:r>
    </w:p>
    <w:p w14:paraId="0B22EF39" w14:textId="77777777" w:rsidR="00D20D5A" w:rsidRDefault="00D20D5A" w:rsidP="00D20D5A">
      <w:pPr>
        <w:pStyle w:val="BodyText"/>
      </w:pPr>
    </w:p>
    <w:p w14:paraId="56401F31" w14:textId="66BCD512" w:rsidR="00D20D5A" w:rsidRDefault="00D20D5A" w:rsidP="00D20D5A">
      <w:pPr>
        <w:pStyle w:val="BodyText"/>
      </w:pPr>
      <w:r>
        <w:rPr>
          <w:noProof/>
        </w:rPr>
        <w:drawing>
          <wp:inline distT="0" distB="0" distL="0" distR="0" wp14:anchorId="0041B894" wp14:editId="20653C08">
            <wp:extent cx="5943600" cy="2945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45130"/>
                    </a:xfrm>
                    <a:prstGeom prst="rect">
                      <a:avLst/>
                    </a:prstGeom>
                  </pic:spPr>
                </pic:pic>
              </a:graphicData>
            </a:graphic>
          </wp:inline>
        </w:drawing>
      </w:r>
      <w:r>
        <w:rPr>
          <w:noProof/>
        </w:rPr>
        <w:t xml:space="preserve"> </w:t>
      </w:r>
    </w:p>
    <w:p w14:paraId="74F9918F" w14:textId="34ED5234" w:rsidR="00D20D5A" w:rsidRDefault="00D20D5A" w:rsidP="00D20D5A">
      <w:pPr>
        <w:pStyle w:val="BodyText"/>
      </w:pPr>
      <w:r>
        <w:t xml:space="preserve">Then the user selects the </w:t>
      </w:r>
      <w:r>
        <w:t>KB (which includes the DDR engine)</w:t>
      </w:r>
      <w:r>
        <w:t xml:space="preserve"> that they want installed. </w:t>
      </w:r>
    </w:p>
    <w:p w14:paraId="25521755" w14:textId="7B6974DF" w:rsidR="00D20D5A" w:rsidRDefault="00D20D5A" w:rsidP="00D20D5A">
      <w:pPr>
        <w:pStyle w:val="BodyText"/>
      </w:pPr>
      <w:r>
        <w:rPr>
          <w:noProof/>
        </w:rPr>
        <w:lastRenderedPageBreak/>
        <w:drawing>
          <wp:inline distT="0" distB="0" distL="0" distR="0" wp14:anchorId="17B5936A" wp14:editId="7BA9F98A">
            <wp:extent cx="5943600" cy="2949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9575"/>
                    </a:xfrm>
                    <a:prstGeom prst="rect">
                      <a:avLst/>
                    </a:prstGeom>
                  </pic:spPr>
                </pic:pic>
              </a:graphicData>
            </a:graphic>
          </wp:inline>
        </w:drawing>
      </w:r>
    </w:p>
    <w:p w14:paraId="5955DF6F" w14:textId="333437D4" w:rsidR="00D20D5A" w:rsidRDefault="00D20D5A" w:rsidP="00D20D5A">
      <w:pPr>
        <w:pStyle w:val="BodyText"/>
      </w:pPr>
      <w:r>
        <w:t xml:space="preserve">Then the user selects the database that is already installed on the VM and clicks the Submit Request button. </w:t>
      </w:r>
      <w:r>
        <w:rPr>
          <w:noProof/>
        </w:rPr>
        <w:drawing>
          <wp:inline distT="0" distB="0" distL="0" distR="0" wp14:anchorId="4A17F59F" wp14:editId="5C5B3CB1">
            <wp:extent cx="5943600" cy="2940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40685"/>
                    </a:xfrm>
                    <a:prstGeom prst="rect">
                      <a:avLst/>
                    </a:prstGeom>
                  </pic:spPr>
                </pic:pic>
              </a:graphicData>
            </a:graphic>
          </wp:inline>
        </w:drawing>
      </w:r>
      <w:r>
        <w:t>A request is submitted to the ITL application and a job is created to fulfil the users request. The user will be forwarded to the View Requests page after clicking the Submit Request button. Once the job starts the user will receive an email containing the request information. Once the job completes the user will receive another email letting them know the job is complete.</w:t>
      </w:r>
    </w:p>
    <w:p w14:paraId="53F4CE98" w14:textId="517EF9AB" w:rsidR="00A3039A" w:rsidRPr="000739EE" w:rsidRDefault="00A3039A" w:rsidP="00A3039A">
      <w:pPr>
        <w:pStyle w:val="Heading2"/>
        <w:rPr>
          <w:color w:val="auto"/>
        </w:rPr>
      </w:pPr>
      <w:bookmarkStart w:id="23" w:name="_Toc60758743"/>
      <w:r>
        <w:rPr>
          <w:color w:val="auto"/>
        </w:rPr>
        <w:t xml:space="preserve">DDR 6.0 </w:t>
      </w:r>
      <w:r>
        <w:rPr>
          <w:color w:val="auto"/>
        </w:rPr>
        <w:t xml:space="preserve">Upgrade </w:t>
      </w:r>
      <w:proofErr w:type="gramStart"/>
      <w:r>
        <w:rPr>
          <w:color w:val="auto"/>
        </w:rPr>
        <w:t>From</w:t>
      </w:r>
      <w:proofErr w:type="gramEnd"/>
      <w:r>
        <w:rPr>
          <w:color w:val="auto"/>
        </w:rPr>
        <w:t xml:space="preserve"> ICP 5.4</w:t>
      </w:r>
      <w:bookmarkEnd w:id="23"/>
      <w:r>
        <w:rPr>
          <w:color w:val="auto"/>
        </w:rPr>
        <w:t xml:space="preserve"> </w:t>
      </w:r>
    </w:p>
    <w:p w14:paraId="71A67B07" w14:textId="6CC4EA56" w:rsidR="00A3039A" w:rsidRDefault="00A3039A" w:rsidP="00A3039A">
      <w:pPr>
        <w:pStyle w:val="BodyText"/>
      </w:pPr>
      <w:r>
        <w:t>A user can request a DDR 6.0</w:t>
      </w:r>
      <w:r>
        <w:t xml:space="preserve"> Upgrade </w:t>
      </w:r>
      <w:proofErr w:type="gramStart"/>
      <w:r>
        <w:t>From</w:t>
      </w:r>
      <w:proofErr w:type="gramEnd"/>
      <w:r>
        <w:t xml:space="preserve"> ICP 5.4 </w:t>
      </w:r>
      <w:r>
        <w:t xml:space="preserve">on a VM that </w:t>
      </w:r>
      <w:r>
        <w:t>has ICP 5.4 CU02 or greater installed.</w:t>
      </w:r>
      <w:r>
        <w:t xml:space="preserve"> The DDR 6.0 </w:t>
      </w:r>
      <w:r>
        <w:t xml:space="preserve">Upgrade </w:t>
      </w:r>
      <w:proofErr w:type="gramStart"/>
      <w:r>
        <w:t>From</w:t>
      </w:r>
      <w:proofErr w:type="gramEnd"/>
      <w:r>
        <w:t xml:space="preserve"> ICP 5.4 </w:t>
      </w:r>
      <w:r>
        <w:t xml:space="preserve">Request page can be accessed from the Main Menu by clicking Product Services and 6.0 - DDR </w:t>
      </w:r>
      <w:r>
        <w:t xml:space="preserve">Upgrade From ICP 5.4 </w:t>
      </w:r>
      <w:r>
        <w:t>Request.</w:t>
      </w:r>
    </w:p>
    <w:p w14:paraId="1ACAA545" w14:textId="7235F36A" w:rsidR="00A3039A" w:rsidRDefault="00A3039A" w:rsidP="00A3039A">
      <w:pPr>
        <w:pStyle w:val="BodyText"/>
      </w:pPr>
      <w:r>
        <w:rPr>
          <w:noProof/>
        </w:rPr>
        <w:lastRenderedPageBreak/>
        <w:drawing>
          <wp:inline distT="0" distB="0" distL="0" distR="0" wp14:anchorId="1AC815A2" wp14:editId="0D7E1489">
            <wp:extent cx="5943600" cy="2830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30830"/>
                    </a:xfrm>
                    <a:prstGeom prst="rect">
                      <a:avLst/>
                    </a:prstGeom>
                  </pic:spPr>
                </pic:pic>
              </a:graphicData>
            </a:graphic>
          </wp:inline>
        </w:drawing>
      </w:r>
    </w:p>
    <w:p w14:paraId="6B3306EE" w14:textId="77777777" w:rsidR="00A3039A" w:rsidRDefault="00A3039A" w:rsidP="00A3039A">
      <w:pPr>
        <w:pStyle w:val="BodyText"/>
      </w:pPr>
      <w:r>
        <w:t>On this page the user will select the VM they want to run a DDR base install on.</w:t>
      </w:r>
    </w:p>
    <w:p w14:paraId="02158B8C" w14:textId="3D838574" w:rsidR="00A3039A" w:rsidRDefault="00A3039A" w:rsidP="00A3039A">
      <w:pPr>
        <w:pStyle w:val="BodyText"/>
      </w:pPr>
      <w:r>
        <w:rPr>
          <w:noProof/>
        </w:rPr>
        <w:drawing>
          <wp:inline distT="0" distB="0" distL="0" distR="0" wp14:anchorId="55485722" wp14:editId="447E15EE">
            <wp:extent cx="5943600" cy="28543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54325"/>
                    </a:xfrm>
                    <a:prstGeom prst="rect">
                      <a:avLst/>
                    </a:prstGeom>
                  </pic:spPr>
                </pic:pic>
              </a:graphicData>
            </a:graphic>
          </wp:inline>
        </w:drawing>
      </w:r>
      <w:r>
        <w:rPr>
          <w:noProof/>
        </w:rPr>
        <w:t xml:space="preserve"> </w:t>
      </w:r>
    </w:p>
    <w:p w14:paraId="0F971BE1" w14:textId="5F511625" w:rsidR="00A3039A" w:rsidRDefault="00A3039A" w:rsidP="00A3039A">
      <w:pPr>
        <w:pStyle w:val="BodyText"/>
      </w:pPr>
      <w:r>
        <w:t>Then the user selects the KB (which includes the DDR engine) that they want installed and clicks the Submit Request button.</w:t>
      </w:r>
    </w:p>
    <w:p w14:paraId="33154C0D" w14:textId="674F2681" w:rsidR="00A3039A" w:rsidRDefault="00A3039A" w:rsidP="00A3039A">
      <w:pPr>
        <w:pStyle w:val="BodyText"/>
      </w:pPr>
      <w:r>
        <w:rPr>
          <w:noProof/>
        </w:rPr>
        <w:lastRenderedPageBreak/>
        <w:drawing>
          <wp:inline distT="0" distB="0" distL="0" distR="0" wp14:anchorId="77853821" wp14:editId="21702BDB">
            <wp:extent cx="5943600" cy="28886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88615"/>
                    </a:xfrm>
                    <a:prstGeom prst="rect">
                      <a:avLst/>
                    </a:prstGeom>
                  </pic:spPr>
                </pic:pic>
              </a:graphicData>
            </a:graphic>
          </wp:inline>
        </w:drawing>
      </w:r>
    </w:p>
    <w:p w14:paraId="531359E0" w14:textId="522EA239" w:rsidR="00A3039A" w:rsidRDefault="00A3039A" w:rsidP="00A3039A">
      <w:pPr>
        <w:pStyle w:val="BodyText"/>
      </w:pPr>
      <w:r>
        <w:t>A request is submitted to the ITL application and a job is created to fulfil the users request. The user will be forwarded to the View Requests page after clicking the Submit Request button. Once the job starts the user will receive an email containing the request information. Once the job completes the user will receive another email letting them know the job is complete.</w:t>
      </w:r>
    </w:p>
    <w:p w14:paraId="37F49C6A" w14:textId="618E7ED5" w:rsidR="00A3039A" w:rsidRPr="000739EE" w:rsidRDefault="00A3039A" w:rsidP="00A3039A">
      <w:pPr>
        <w:pStyle w:val="Heading2"/>
        <w:rPr>
          <w:color w:val="auto"/>
        </w:rPr>
      </w:pPr>
      <w:bookmarkStart w:id="24" w:name="_Toc60758744"/>
      <w:r>
        <w:rPr>
          <w:color w:val="auto"/>
        </w:rPr>
        <w:t xml:space="preserve">DDR 6.0 </w:t>
      </w:r>
      <w:r>
        <w:rPr>
          <w:color w:val="auto"/>
        </w:rPr>
        <w:t>KB Install</w:t>
      </w:r>
      <w:bookmarkEnd w:id="24"/>
      <w:r>
        <w:rPr>
          <w:color w:val="auto"/>
        </w:rPr>
        <w:t xml:space="preserve"> </w:t>
      </w:r>
    </w:p>
    <w:p w14:paraId="3E216B7F" w14:textId="57962AED" w:rsidR="00A3039A" w:rsidRDefault="00A3039A" w:rsidP="00A3039A">
      <w:pPr>
        <w:pStyle w:val="BodyText"/>
      </w:pPr>
      <w:r>
        <w:t xml:space="preserve">A user can request a DDR 6.0 </w:t>
      </w:r>
      <w:r>
        <w:t>KB Install</w:t>
      </w:r>
      <w:r>
        <w:t xml:space="preserve"> on a VM that has </w:t>
      </w:r>
      <w:r>
        <w:t xml:space="preserve">DDR 6.0 </w:t>
      </w:r>
      <w:r>
        <w:t>installed. The DDR 6.0</w:t>
      </w:r>
      <w:r>
        <w:t xml:space="preserve"> KB Install</w:t>
      </w:r>
      <w:r>
        <w:t xml:space="preserve"> Request page can be accessed from the Main Menu by clicking Product Services and 6.0 - DDR </w:t>
      </w:r>
      <w:r>
        <w:t>KB Install</w:t>
      </w:r>
      <w:r>
        <w:t xml:space="preserve"> Request.</w:t>
      </w:r>
    </w:p>
    <w:p w14:paraId="2325AA93" w14:textId="5E42831A" w:rsidR="00A3039A" w:rsidRDefault="00A3039A" w:rsidP="00A3039A">
      <w:pPr>
        <w:pStyle w:val="BodyText"/>
      </w:pPr>
      <w:r>
        <w:rPr>
          <w:noProof/>
        </w:rPr>
        <w:drawing>
          <wp:inline distT="0" distB="0" distL="0" distR="0" wp14:anchorId="38AC54B6" wp14:editId="21FC0235">
            <wp:extent cx="5943600" cy="29197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19730"/>
                    </a:xfrm>
                    <a:prstGeom prst="rect">
                      <a:avLst/>
                    </a:prstGeom>
                  </pic:spPr>
                </pic:pic>
              </a:graphicData>
            </a:graphic>
          </wp:inline>
        </w:drawing>
      </w:r>
    </w:p>
    <w:p w14:paraId="770D8F28" w14:textId="5B34126B" w:rsidR="00A3039A" w:rsidRDefault="00A3039A" w:rsidP="00A3039A">
      <w:pPr>
        <w:pStyle w:val="BodyText"/>
      </w:pPr>
      <w:r>
        <w:t xml:space="preserve">On this page the user will select the VM they want to run a DDR </w:t>
      </w:r>
      <w:r>
        <w:t>KB</w:t>
      </w:r>
      <w:r>
        <w:t xml:space="preserve"> install on.</w:t>
      </w:r>
    </w:p>
    <w:p w14:paraId="5E39F5DA" w14:textId="69143642" w:rsidR="00A3039A" w:rsidRDefault="00A57171" w:rsidP="00A3039A">
      <w:pPr>
        <w:pStyle w:val="BodyText"/>
      </w:pPr>
      <w:r>
        <w:rPr>
          <w:noProof/>
        </w:rPr>
        <w:lastRenderedPageBreak/>
        <w:drawing>
          <wp:inline distT="0" distB="0" distL="0" distR="0" wp14:anchorId="60DA948E" wp14:editId="6FCB65FB">
            <wp:extent cx="5943600" cy="28841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4170"/>
                    </a:xfrm>
                    <a:prstGeom prst="rect">
                      <a:avLst/>
                    </a:prstGeom>
                  </pic:spPr>
                </pic:pic>
              </a:graphicData>
            </a:graphic>
          </wp:inline>
        </w:drawing>
      </w:r>
      <w:r w:rsidR="00A3039A">
        <w:rPr>
          <w:noProof/>
        </w:rPr>
        <w:t xml:space="preserve"> </w:t>
      </w:r>
    </w:p>
    <w:p w14:paraId="7099A401" w14:textId="79876BF4" w:rsidR="00A3039A" w:rsidRDefault="00A3039A" w:rsidP="00A3039A">
      <w:pPr>
        <w:pStyle w:val="BodyText"/>
      </w:pPr>
      <w:r>
        <w:t xml:space="preserve">Then the user selects the KB (which includes the DDR engine) that they want installed and clicks the Submit Request button. </w:t>
      </w:r>
    </w:p>
    <w:p w14:paraId="5135A536" w14:textId="77777777" w:rsidR="00A3039A" w:rsidRDefault="00A3039A" w:rsidP="00A3039A">
      <w:pPr>
        <w:pStyle w:val="BodyText"/>
      </w:pPr>
      <w:r>
        <w:rPr>
          <w:noProof/>
        </w:rPr>
        <w:drawing>
          <wp:inline distT="0" distB="0" distL="0" distR="0" wp14:anchorId="45AFAA33" wp14:editId="7F213785">
            <wp:extent cx="5943600" cy="28886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88615"/>
                    </a:xfrm>
                    <a:prstGeom prst="rect">
                      <a:avLst/>
                    </a:prstGeom>
                  </pic:spPr>
                </pic:pic>
              </a:graphicData>
            </a:graphic>
          </wp:inline>
        </w:drawing>
      </w:r>
    </w:p>
    <w:p w14:paraId="120FE35C" w14:textId="77777777" w:rsidR="00A3039A" w:rsidRDefault="00A3039A" w:rsidP="00A3039A">
      <w:pPr>
        <w:pStyle w:val="BodyText"/>
      </w:pPr>
      <w:r>
        <w:t>A request is submitted to the ITL application and a job is created to fulfil the users request. The user will be forwarded to the View Requests page after clicking the Submit Request button. Once the job starts the user will receive an email containing the request information. Once the job completes the user will receive another email letting them know the job is complete.</w:t>
      </w:r>
    </w:p>
    <w:p w14:paraId="4D48D955" w14:textId="1A6752FB" w:rsidR="00667A61" w:rsidRPr="000739EE" w:rsidRDefault="00A3039A" w:rsidP="00667A61">
      <w:pPr>
        <w:pStyle w:val="Heading2"/>
        <w:rPr>
          <w:color w:val="auto"/>
        </w:rPr>
      </w:pPr>
      <w:bookmarkStart w:id="25" w:name="_Toc60758745"/>
      <w:r>
        <w:rPr>
          <w:color w:val="auto"/>
        </w:rPr>
        <w:t xml:space="preserve">ICP 5.4 </w:t>
      </w:r>
      <w:r w:rsidR="00667A61">
        <w:rPr>
          <w:color w:val="auto"/>
        </w:rPr>
        <w:t>Base Install</w:t>
      </w:r>
      <w:bookmarkEnd w:id="25"/>
    </w:p>
    <w:p w14:paraId="4CAA28DB" w14:textId="0C03788E" w:rsidR="00DB466E" w:rsidRDefault="00667A61" w:rsidP="00667A61">
      <w:pPr>
        <w:pStyle w:val="BodyText"/>
      </w:pPr>
      <w:r>
        <w:t xml:space="preserve">A user </w:t>
      </w:r>
      <w:r w:rsidR="00D20D5A">
        <w:t>can</w:t>
      </w:r>
      <w:r>
        <w:t xml:space="preserve"> request a</w:t>
      </w:r>
      <w:r w:rsidR="00A3039A">
        <w:t>n ICP</w:t>
      </w:r>
      <w:r>
        <w:t xml:space="preserve"> 5.4 base install o</w:t>
      </w:r>
      <w:r w:rsidR="0090532D">
        <w:t>n</w:t>
      </w:r>
      <w:r>
        <w:t xml:space="preserve"> a VM that does not have ICP installed. The ICP </w:t>
      </w:r>
      <w:r w:rsidR="00A3039A">
        <w:t xml:space="preserve">5.4 </w:t>
      </w:r>
      <w:r>
        <w:t>Base Install Request page can be accessed from the Main Menu by clicking Product Services and 5.4 ICP Base Install Request.</w:t>
      </w:r>
    </w:p>
    <w:p w14:paraId="191E4B51" w14:textId="312380BB" w:rsidR="00667A61" w:rsidRDefault="0010336F" w:rsidP="00667A61">
      <w:pPr>
        <w:pStyle w:val="BodyText"/>
      </w:pPr>
      <w:r>
        <w:rPr>
          <w:noProof/>
        </w:rPr>
        <w:lastRenderedPageBreak/>
        <w:drawing>
          <wp:inline distT="0" distB="0" distL="0" distR="0" wp14:anchorId="3A0E543C" wp14:editId="04708AAB">
            <wp:extent cx="5943600" cy="2879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79090"/>
                    </a:xfrm>
                    <a:prstGeom prst="rect">
                      <a:avLst/>
                    </a:prstGeom>
                  </pic:spPr>
                </pic:pic>
              </a:graphicData>
            </a:graphic>
          </wp:inline>
        </w:drawing>
      </w:r>
    </w:p>
    <w:p w14:paraId="0645B5B8" w14:textId="767EEF1E" w:rsidR="00667A61" w:rsidRDefault="00667A61" w:rsidP="00667A61">
      <w:pPr>
        <w:pStyle w:val="BodyText"/>
      </w:pPr>
      <w:r>
        <w:t xml:space="preserve">On this page the user will </w:t>
      </w:r>
      <w:r w:rsidR="0010336F">
        <w:t>selects the VM they want to run a</w:t>
      </w:r>
      <w:r w:rsidR="00A3039A">
        <w:t>n ICP</w:t>
      </w:r>
      <w:r w:rsidR="0010336F">
        <w:t xml:space="preserve"> base install on.</w:t>
      </w:r>
    </w:p>
    <w:p w14:paraId="4813BC29" w14:textId="77777777" w:rsidR="00667A61" w:rsidRDefault="00667A61" w:rsidP="00667A61">
      <w:pPr>
        <w:pStyle w:val="BodyText"/>
      </w:pPr>
    </w:p>
    <w:p w14:paraId="0798E732" w14:textId="591A6E4A" w:rsidR="00667A61" w:rsidRDefault="0010336F" w:rsidP="00667A61">
      <w:pPr>
        <w:pStyle w:val="BodyText"/>
      </w:pPr>
      <w:r>
        <w:rPr>
          <w:noProof/>
        </w:rPr>
        <w:drawing>
          <wp:inline distT="0" distB="0" distL="0" distR="0" wp14:anchorId="6DC1F59A" wp14:editId="44F80D5B">
            <wp:extent cx="5943600" cy="28752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75280"/>
                    </a:xfrm>
                    <a:prstGeom prst="rect">
                      <a:avLst/>
                    </a:prstGeom>
                  </pic:spPr>
                </pic:pic>
              </a:graphicData>
            </a:graphic>
          </wp:inline>
        </w:drawing>
      </w:r>
      <w:r>
        <w:rPr>
          <w:noProof/>
        </w:rPr>
        <w:t xml:space="preserve"> </w:t>
      </w:r>
    </w:p>
    <w:p w14:paraId="196DB2F3" w14:textId="0E13F6C3" w:rsidR="0090532D" w:rsidRDefault="0090532D" w:rsidP="0090532D">
      <w:pPr>
        <w:pStyle w:val="BodyText"/>
      </w:pPr>
      <w:r>
        <w:t xml:space="preserve">Then the user selects the </w:t>
      </w:r>
      <w:r w:rsidR="00F22A90">
        <w:t>base install product that they want installed</w:t>
      </w:r>
      <w:r>
        <w:t xml:space="preserve">. </w:t>
      </w:r>
    </w:p>
    <w:p w14:paraId="00C91D3F" w14:textId="217B1596" w:rsidR="0090532D" w:rsidRDefault="00F22A90" w:rsidP="0090532D">
      <w:pPr>
        <w:pStyle w:val="BodyText"/>
      </w:pPr>
      <w:r>
        <w:rPr>
          <w:noProof/>
        </w:rPr>
        <w:lastRenderedPageBreak/>
        <w:drawing>
          <wp:inline distT="0" distB="0" distL="0" distR="0" wp14:anchorId="09F7D6B0" wp14:editId="29610E60">
            <wp:extent cx="5943600" cy="28809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80995"/>
                    </a:xfrm>
                    <a:prstGeom prst="rect">
                      <a:avLst/>
                    </a:prstGeom>
                  </pic:spPr>
                </pic:pic>
              </a:graphicData>
            </a:graphic>
          </wp:inline>
        </w:drawing>
      </w:r>
    </w:p>
    <w:p w14:paraId="57D6B110" w14:textId="5D04EDA9" w:rsidR="00866D23" w:rsidRDefault="00866D23" w:rsidP="00667A61">
      <w:pPr>
        <w:pStyle w:val="BodyText"/>
      </w:pPr>
      <w:r>
        <w:t xml:space="preserve">Then the user selects </w:t>
      </w:r>
      <w:r w:rsidR="0010336F">
        <w:t>the database that is already installed on the VM</w:t>
      </w:r>
      <w:r>
        <w:t xml:space="preserve"> and clicks the Submit Request button. </w:t>
      </w:r>
      <w:r w:rsidR="00F22A90">
        <w:rPr>
          <w:noProof/>
        </w:rPr>
        <w:drawing>
          <wp:inline distT="0" distB="0" distL="0" distR="0" wp14:anchorId="550E24DC" wp14:editId="0F71AEE6">
            <wp:extent cx="5943600" cy="28771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7185"/>
                    </a:xfrm>
                    <a:prstGeom prst="rect">
                      <a:avLst/>
                    </a:prstGeom>
                  </pic:spPr>
                </pic:pic>
              </a:graphicData>
            </a:graphic>
          </wp:inline>
        </w:drawing>
      </w:r>
      <w:r>
        <w:t>A request is submitted to the ITL application and a job is created to fulfil the users request. The user will be forwarded to the View Requests page after clicking the Submit Request button. Once the job starts the user will receive an email containing the request information. Once the job completes the user will receive another email letting them know the job is complete.</w:t>
      </w:r>
    </w:p>
    <w:p w14:paraId="74A8C442" w14:textId="1227BA93" w:rsidR="00866D23" w:rsidRPr="000739EE" w:rsidRDefault="00B56AD4" w:rsidP="00866D23">
      <w:pPr>
        <w:pStyle w:val="Heading2"/>
        <w:rPr>
          <w:color w:val="auto"/>
        </w:rPr>
      </w:pPr>
      <w:bookmarkStart w:id="26" w:name="_Toc60758746"/>
      <w:r>
        <w:rPr>
          <w:color w:val="auto"/>
        </w:rPr>
        <w:t xml:space="preserve">ICP 5.4 </w:t>
      </w:r>
      <w:r w:rsidR="00866D23">
        <w:rPr>
          <w:color w:val="auto"/>
        </w:rPr>
        <w:t>CU Install</w:t>
      </w:r>
      <w:bookmarkEnd w:id="26"/>
    </w:p>
    <w:p w14:paraId="097DFBA3" w14:textId="351750E0" w:rsidR="00866D23" w:rsidRDefault="00866D23" w:rsidP="00866D23">
      <w:pPr>
        <w:pStyle w:val="BodyText"/>
      </w:pPr>
      <w:r>
        <w:t xml:space="preserve">A user </w:t>
      </w:r>
      <w:r w:rsidR="00D20D5A">
        <w:t>can</w:t>
      </w:r>
      <w:r>
        <w:t xml:space="preserve"> request a</w:t>
      </w:r>
      <w:r w:rsidR="00B56AD4">
        <w:t>n ICP</w:t>
      </w:r>
      <w:r>
        <w:t xml:space="preserve"> 5.4 CU install </w:t>
      </w:r>
      <w:r w:rsidR="00F22A90">
        <w:t>on</w:t>
      </w:r>
      <w:r>
        <w:t xml:space="preserve"> a VM that does have ICP installed. The 5.4 ICP CU Install Request page can be accessed from the Main Menu by clicking Product Services and 5.4 ICP CU Install Request.</w:t>
      </w:r>
    </w:p>
    <w:p w14:paraId="412B3FCE" w14:textId="263B6910" w:rsidR="00866D23" w:rsidRDefault="00F22A90" w:rsidP="00866D23">
      <w:pPr>
        <w:pStyle w:val="BodyText"/>
      </w:pPr>
      <w:r>
        <w:rPr>
          <w:noProof/>
        </w:rPr>
        <w:lastRenderedPageBreak/>
        <w:drawing>
          <wp:inline distT="0" distB="0" distL="0" distR="0" wp14:anchorId="503A4E2C" wp14:editId="15C33E17">
            <wp:extent cx="5943600" cy="28790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79090"/>
                    </a:xfrm>
                    <a:prstGeom prst="rect">
                      <a:avLst/>
                    </a:prstGeom>
                  </pic:spPr>
                </pic:pic>
              </a:graphicData>
            </a:graphic>
          </wp:inline>
        </w:drawing>
      </w:r>
    </w:p>
    <w:p w14:paraId="31F8A712" w14:textId="7A53814B" w:rsidR="00866D23" w:rsidRDefault="00F22A90" w:rsidP="00866D23">
      <w:pPr>
        <w:pStyle w:val="BodyText"/>
      </w:pPr>
      <w:r>
        <w:t>On this page the user will selects the VM they want to run a CU install on.</w:t>
      </w:r>
    </w:p>
    <w:p w14:paraId="709403D1" w14:textId="53B5AAE8" w:rsidR="00F22A90" w:rsidRDefault="00F22A90" w:rsidP="00866D23">
      <w:pPr>
        <w:pStyle w:val="BodyText"/>
      </w:pPr>
      <w:r>
        <w:rPr>
          <w:noProof/>
        </w:rPr>
        <w:drawing>
          <wp:inline distT="0" distB="0" distL="0" distR="0" wp14:anchorId="7B6A6690" wp14:editId="2463288F">
            <wp:extent cx="5943600" cy="287528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75280"/>
                    </a:xfrm>
                    <a:prstGeom prst="rect">
                      <a:avLst/>
                    </a:prstGeom>
                  </pic:spPr>
                </pic:pic>
              </a:graphicData>
            </a:graphic>
          </wp:inline>
        </w:drawing>
      </w:r>
    </w:p>
    <w:p w14:paraId="2B2E3AFA" w14:textId="12EAD63C" w:rsidR="00866D23" w:rsidRDefault="00866D23" w:rsidP="00866D23">
      <w:pPr>
        <w:pStyle w:val="BodyText"/>
      </w:pPr>
      <w:r>
        <w:t xml:space="preserve">Then the user </w:t>
      </w:r>
      <w:r w:rsidR="00F22A90">
        <w:t xml:space="preserve">the user will select the CU product that they want installed </w:t>
      </w:r>
      <w:r>
        <w:t xml:space="preserve">and click the Submit Request button. </w:t>
      </w:r>
    </w:p>
    <w:p w14:paraId="6C1FED99" w14:textId="54B48233" w:rsidR="00866D23" w:rsidRDefault="00F22A90" w:rsidP="00866D23">
      <w:pPr>
        <w:pStyle w:val="BodyText"/>
      </w:pPr>
      <w:r>
        <w:rPr>
          <w:noProof/>
        </w:rPr>
        <w:lastRenderedPageBreak/>
        <w:drawing>
          <wp:inline distT="0" distB="0" distL="0" distR="0" wp14:anchorId="2BF3C3C2" wp14:editId="419760C6">
            <wp:extent cx="5943600" cy="287528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75280"/>
                    </a:xfrm>
                    <a:prstGeom prst="rect">
                      <a:avLst/>
                    </a:prstGeom>
                  </pic:spPr>
                </pic:pic>
              </a:graphicData>
            </a:graphic>
          </wp:inline>
        </w:drawing>
      </w:r>
      <w:r w:rsidR="00866D23">
        <w:t>A request is submitted to the ITL application and a job is created to fulfil the users request. The user will be forwarded to the View Requests page after clicking the Submit Request button. Once the job starts the user will receive an email containing the request information. Once the job completes the user will receive another email letting them know the job is complete.</w:t>
      </w:r>
    </w:p>
    <w:p w14:paraId="5B5DB543" w14:textId="327CF18A" w:rsidR="00866D23" w:rsidRPr="000739EE" w:rsidRDefault="00B56AD4" w:rsidP="00866D23">
      <w:pPr>
        <w:pStyle w:val="Heading2"/>
        <w:rPr>
          <w:color w:val="auto"/>
        </w:rPr>
      </w:pPr>
      <w:bookmarkStart w:id="27" w:name="_Toc60758747"/>
      <w:r>
        <w:rPr>
          <w:color w:val="auto"/>
        </w:rPr>
        <w:t xml:space="preserve">ICP 5.4 </w:t>
      </w:r>
      <w:r w:rsidR="00866D23">
        <w:rPr>
          <w:color w:val="auto"/>
        </w:rPr>
        <w:t>KB Load</w:t>
      </w:r>
      <w:bookmarkEnd w:id="27"/>
    </w:p>
    <w:p w14:paraId="34FFAA6D" w14:textId="33611B0E" w:rsidR="00866D23" w:rsidRDefault="00866D23" w:rsidP="00866D23">
      <w:pPr>
        <w:pStyle w:val="BodyText"/>
      </w:pPr>
      <w:r>
        <w:t xml:space="preserve">A user </w:t>
      </w:r>
      <w:r w:rsidR="00D20D5A">
        <w:t>can</w:t>
      </w:r>
      <w:r>
        <w:t xml:space="preserve"> request a KB Load to a VM that does have ICP </w:t>
      </w:r>
      <w:r w:rsidR="00446578">
        <w:t xml:space="preserve">5.4 </w:t>
      </w:r>
      <w:r>
        <w:t>installed. The KB Load Request page can be accessed from the Main Menu by clicking Product Services and 5.4</w:t>
      </w:r>
      <w:r w:rsidR="00446578">
        <w:t xml:space="preserve"> - </w:t>
      </w:r>
      <w:r>
        <w:t>KB Load Request.</w:t>
      </w:r>
    </w:p>
    <w:p w14:paraId="4F39DE54" w14:textId="4177A140" w:rsidR="00866D23" w:rsidRDefault="00F22A90" w:rsidP="00866D23">
      <w:pPr>
        <w:pStyle w:val="BodyText"/>
      </w:pPr>
      <w:r>
        <w:rPr>
          <w:noProof/>
        </w:rPr>
        <w:drawing>
          <wp:inline distT="0" distB="0" distL="0" distR="0" wp14:anchorId="2571FE33" wp14:editId="49C659B3">
            <wp:extent cx="5943600" cy="28803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0360"/>
                    </a:xfrm>
                    <a:prstGeom prst="rect">
                      <a:avLst/>
                    </a:prstGeom>
                  </pic:spPr>
                </pic:pic>
              </a:graphicData>
            </a:graphic>
          </wp:inline>
        </w:drawing>
      </w:r>
    </w:p>
    <w:p w14:paraId="4BFF53B1" w14:textId="34D08ABD" w:rsidR="00866D23" w:rsidRDefault="009C74C2" w:rsidP="00866D23">
      <w:pPr>
        <w:pStyle w:val="BodyText"/>
      </w:pPr>
      <w:r>
        <w:t>On this page the user will selects the VM they want to run a KB Load on.</w:t>
      </w:r>
    </w:p>
    <w:p w14:paraId="1D3A8F3C" w14:textId="4B972A4B" w:rsidR="00866D23" w:rsidRDefault="00F22A90" w:rsidP="00866D23">
      <w:pPr>
        <w:pStyle w:val="BodyText"/>
      </w:pPr>
      <w:r>
        <w:rPr>
          <w:noProof/>
        </w:rPr>
        <w:lastRenderedPageBreak/>
        <w:drawing>
          <wp:inline distT="0" distB="0" distL="0" distR="0" wp14:anchorId="013E5425" wp14:editId="00FC003A">
            <wp:extent cx="5943600" cy="28898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89885"/>
                    </a:xfrm>
                    <a:prstGeom prst="rect">
                      <a:avLst/>
                    </a:prstGeom>
                  </pic:spPr>
                </pic:pic>
              </a:graphicData>
            </a:graphic>
          </wp:inline>
        </w:drawing>
      </w:r>
    </w:p>
    <w:p w14:paraId="6A95B3C8" w14:textId="45419A46" w:rsidR="00866D23" w:rsidRDefault="00866D23" w:rsidP="00866D23">
      <w:pPr>
        <w:pStyle w:val="BodyText"/>
      </w:pPr>
      <w:r>
        <w:t xml:space="preserve">Then the user selects a </w:t>
      </w:r>
      <w:r w:rsidR="009C74C2">
        <w:t>KB that they want to load</w:t>
      </w:r>
      <w:r>
        <w:t xml:space="preserve"> and clicks the Submit Request button. </w:t>
      </w:r>
    </w:p>
    <w:p w14:paraId="2BD6FAF1" w14:textId="6C80DBA4" w:rsidR="00866D23" w:rsidRDefault="009C74C2" w:rsidP="00866D23">
      <w:pPr>
        <w:pStyle w:val="BodyText"/>
      </w:pPr>
      <w:r>
        <w:rPr>
          <w:noProof/>
        </w:rPr>
        <w:drawing>
          <wp:inline distT="0" distB="0" distL="0" distR="0" wp14:anchorId="26770DA7" wp14:editId="5F2A90A0">
            <wp:extent cx="5943600" cy="28790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79090"/>
                    </a:xfrm>
                    <a:prstGeom prst="rect">
                      <a:avLst/>
                    </a:prstGeom>
                  </pic:spPr>
                </pic:pic>
              </a:graphicData>
            </a:graphic>
          </wp:inline>
        </w:drawing>
      </w:r>
    </w:p>
    <w:p w14:paraId="7165BB3A" w14:textId="77777777" w:rsidR="00866D23" w:rsidRDefault="00866D23" w:rsidP="00866D23">
      <w:pPr>
        <w:pStyle w:val="BodyText"/>
      </w:pPr>
      <w:r>
        <w:t>A request is submitted to the ITL application and a job is created to fulfil the users request. The user will be forwarded to the View Requests page after clicking the Submit Request button. Once the job starts the user will receive an email containing the request information. Once the job completes the user will receive another email letting them know the job is complete.</w:t>
      </w:r>
    </w:p>
    <w:p w14:paraId="5C7953BC" w14:textId="462F2664" w:rsidR="00446578" w:rsidRPr="000739EE" w:rsidRDefault="00B56AD4" w:rsidP="00446578">
      <w:pPr>
        <w:pStyle w:val="Heading2"/>
        <w:rPr>
          <w:color w:val="auto"/>
        </w:rPr>
      </w:pPr>
      <w:bookmarkStart w:id="28" w:name="_Toc60758748"/>
      <w:r>
        <w:rPr>
          <w:color w:val="auto"/>
        </w:rPr>
        <w:t xml:space="preserve">ICP 5.4 </w:t>
      </w:r>
      <w:r w:rsidR="00446578">
        <w:rPr>
          <w:color w:val="auto"/>
        </w:rPr>
        <w:t>LCD Load</w:t>
      </w:r>
      <w:bookmarkEnd w:id="28"/>
    </w:p>
    <w:p w14:paraId="2BE1D851" w14:textId="3B674313" w:rsidR="00446578" w:rsidRDefault="00446578" w:rsidP="00446578">
      <w:pPr>
        <w:pStyle w:val="BodyText"/>
      </w:pPr>
      <w:r>
        <w:t xml:space="preserve">A user </w:t>
      </w:r>
      <w:r w:rsidR="00D3544E">
        <w:t>can</w:t>
      </w:r>
      <w:r>
        <w:t xml:space="preserve"> request </w:t>
      </w:r>
      <w:proofErr w:type="gramStart"/>
      <w:r>
        <w:t>a</w:t>
      </w:r>
      <w:proofErr w:type="gramEnd"/>
      <w:r>
        <w:t xml:space="preserve"> LCD Load to a VM with ICP 5.4 installed. The LCD Load Request page can be accessed from the Main Menu by clicking Product Services and 5.4 – LCD Load Request.</w:t>
      </w:r>
    </w:p>
    <w:p w14:paraId="5E294C6A" w14:textId="02E70CF5" w:rsidR="009C74C2" w:rsidRDefault="009C74C2" w:rsidP="00446578">
      <w:pPr>
        <w:pStyle w:val="BodyText"/>
      </w:pPr>
      <w:r>
        <w:rPr>
          <w:noProof/>
        </w:rPr>
        <w:lastRenderedPageBreak/>
        <w:drawing>
          <wp:inline distT="0" distB="0" distL="0" distR="0" wp14:anchorId="74E8D503" wp14:editId="18F615E1">
            <wp:extent cx="5943600" cy="28879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87980"/>
                    </a:xfrm>
                    <a:prstGeom prst="rect">
                      <a:avLst/>
                    </a:prstGeom>
                  </pic:spPr>
                </pic:pic>
              </a:graphicData>
            </a:graphic>
          </wp:inline>
        </w:drawing>
      </w:r>
    </w:p>
    <w:p w14:paraId="7FAC5A36" w14:textId="44433CD1" w:rsidR="009C74C2" w:rsidRDefault="009C74C2" w:rsidP="009C74C2">
      <w:pPr>
        <w:pStyle w:val="BodyText"/>
      </w:pPr>
      <w:r>
        <w:t xml:space="preserve">On this page the user will selects the VM they want to run </w:t>
      </w:r>
      <w:proofErr w:type="gramStart"/>
      <w:r>
        <w:t>a</w:t>
      </w:r>
      <w:proofErr w:type="gramEnd"/>
      <w:r>
        <w:t xml:space="preserve"> LCD Load on.</w:t>
      </w:r>
    </w:p>
    <w:p w14:paraId="765F49FA" w14:textId="557E7A47" w:rsidR="00446578" w:rsidRDefault="009C74C2" w:rsidP="00446578">
      <w:pPr>
        <w:pStyle w:val="BodyText"/>
      </w:pPr>
      <w:r>
        <w:rPr>
          <w:noProof/>
        </w:rPr>
        <w:drawing>
          <wp:inline distT="0" distB="0" distL="0" distR="0" wp14:anchorId="7025EAAE" wp14:editId="6997CE23">
            <wp:extent cx="5943600" cy="2872105"/>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72105"/>
                    </a:xfrm>
                    <a:prstGeom prst="rect">
                      <a:avLst/>
                    </a:prstGeom>
                  </pic:spPr>
                </pic:pic>
              </a:graphicData>
            </a:graphic>
          </wp:inline>
        </w:drawing>
      </w:r>
    </w:p>
    <w:p w14:paraId="40A5F20F" w14:textId="71F75DFE" w:rsidR="00446578" w:rsidRDefault="00446578" w:rsidP="00446578">
      <w:pPr>
        <w:pStyle w:val="BodyText"/>
      </w:pPr>
      <w:r>
        <w:t xml:space="preserve">Then the user selects </w:t>
      </w:r>
      <w:proofErr w:type="gramStart"/>
      <w:r>
        <w:t>a</w:t>
      </w:r>
      <w:proofErr w:type="gramEnd"/>
      <w:r>
        <w:t xml:space="preserve"> </w:t>
      </w:r>
      <w:r w:rsidR="009C74C2">
        <w:t xml:space="preserve">LCD file </w:t>
      </w:r>
      <w:r>
        <w:t xml:space="preserve">that they </w:t>
      </w:r>
      <w:r w:rsidR="009C74C2">
        <w:t>want loaded</w:t>
      </w:r>
      <w:r>
        <w:t xml:space="preserve"> and clicks the Submit Request button. </w:t>
      </w:r>
    </w:p>
    <w:p w14:paraId="456B97C2" w14:textId="39DDD8E1" w:rsidR="00446578" w:rsidRDefault="009C74C2" w:rsidP="00446578">
      <w:pPr>
        <w:pStyle w:val="BodyText"/>
      </w:pPr>
      <w:r>
        <w:rPr>
          <w:noProof/>
        </w:rPr>
        <w:lastRenderedPageBreak/>
        <w:drawing>
          <wp:inline distT="0" distB="0" distL="0" distR="0" wp14:anchorId="4BBA2A15" wp14:editId="16EC9463">
            <wp:extent cx="5943600" cy="2882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82900"/>
                    </a:xfrm>
                    <a:prstGeom prst="rect">
                      <a:avLst/>
                    </a:prstGeom>
                  </pic:spPr>
                </pic:pic>
              </a:graphicData>
            </a:graphic>
          </wp:inline>
        </w:drawing>
      </w:r>
    </w:p>
    <w:p w14:paraId="4BA9BC74" w14:textId="77777777" w:rsidR="00446578" w:rsidRDefault="00446578" w:rsidP="00446578">
      <w:pPr>
        <w:pStyle w:val="BodyText"/>
      </w:pPr>
      <w:r>
        <w:t>A request is submitted to the ITL application and a job is created to fulfil the users request. The user will be forwarded to the View Requests page after clicking the Submit Request button. Once the job starts the user will receive an email containing the request information. Once the job completes the user will receive another email letting them know the job is complete.</w:t>
      </w:r>
    </w:p>
    <w:p w14:paraId="0BF29773" w14:textId="77777777" w:rsidR="00866D23" w:rsidRDefault="00866D23" w:rsidP="00667A61">
      <w:pPr>
        <w:pStyle w:val="BodyText"/>
      </w:pPr>
    </w:p>
    <w:p w14:paraId="328A1F7A" w14:textId="77777777" w:rsidR="00866D23" w:rsidRPr="00016F3E" w:rsidRDefault="00866D23" w:rsidP="00667A61">
      <w:pPr>
        <w:pStyle w:val="BodyText"/>
      </w:pPr>
    </w:p>
    <w:sectPr w:rsidR="00866D23" w:rsidRPr="00016F3E" w:rsidSect="002E2ED4">
      <w:footerReference w:type="default" r:id="rId53"/>
      <w:footerReference w:type="firs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9FBFD" w14:textId="77777777" w:rsidR="004D0255" w:rsidRDefault="004D0255" w:rsidP="00FE0A52">
      <w:pPr>
        <w:spacing w:after="0"/>
      </w:pPr>
      <w:r>
        <w:separator/>
      </w:r>
    </w:p>
  </w:endnote>
  <w:endnote w:type="continuationSeparator" w:id="0">
    <w:p w14:paraId="481C54C4" w14:textId="77777777" w:rsidR="004D0255" w:rsidRDefault="004D0255" w:rsidP="00FE0A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87AE8" w14:textId="2A4DBA61" w:rsidR="00980B79" w:rsidRPr="00E14C9F" w:rsidRDefault="00130B7F" w:rsidP="00E14C9F">
    <w:pPr>
      <w:pStyle w:val="Footer"/>
    </w:pPr>
    <w:r>
      <w:t>© 20</w:t>
    </w:r>
    <w:r w:rsidR="000138BD">
      <w:t>2</w:t>
    </w:r>
    <w:r w:rsidR="00FE7124">
      <w:t>1</w:t>
    </w:r>
    <w:r>
      <w:t xml:space="preserve"> Optum, Inc.</w:t>
    </w:r>
    <w:r w:rsidR="0069548B">
      <w:t xml:space="preserve"> </w:t>
    </w:r>
    <w:r w:rsidR="0069548B" w:rsidRPr="0069548B">
      <w:t>All rights reserved.</w:t>
    </w:r>
    <w:r w:rsidR="00980B79" w:rsidRPr="00E14C9F">
      <w:tab/>
    </w:r>
    <w:r w:rsidR="00980B79" w:rsidRPr="00E14C9F">
      <w:fldChar w:fldCharType="begin"/>
    </w:r>
    <w:r w:rsidR="00980B79" w:rsidRPr="00E14C9F">
      <w:instrText xml:space="preserve"> PAGE   \* MERGEFORMAT </w:instrText>
    </w:r>
    <w:r w:rsidR="00980B79" w:rsidRPr="00E14C9F">
      <w:fldChar w:fldCharType="separate"/>
    </w:r>
    <w:r w:rsidR="00F36DF0">
      <w:rPr>
        <w:noProof/>
      </w:rPr>
      <w:t>2</w:t>
    </w:r>
    <w:r w:rsidR="00980B79" w:rsidRPr="00E14C9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A8D24" w14:textId="57F37116" w:rsidR="009448EF" w:rsidRPr="00CF32EB" w:rsidRDefault="006135FF">
    <w:pPr>
      <w:pStyle w:val="Footer"/>
      <w:rPr>
        <w:sz w:val="18"/>
        <w:szCs w:val="18"/>
      </w:rPr>
    </w:pPr>
    <w:r w:rsidRPr="00E33BD7">
      <w:rPr>
        <w:sz w:val="18"/>
        <w:szCs w:val="18"/>
      </w:rPr>
      <w:t xml:space="preserve"> © 20</w:t>
    </w:r>
    <w:r w:rsidR="000138BD">
      <w:rPr>
        <w:sz w:val="18"/>
        <w:szCs w:val="18"/>
      </w:rPr>
      <w:t>2</w:t>
    </w:r>
    <w:r w:rsidR="00161B07">
      <w:rPr>
        <w:sz w:val="18"/>
        <w:szCs w:val="18"/>
      </w:rPr>
      <w:t>1</w:t>
    </w:r>
    <w:r w:rsidRPr="00E33BD7">
      <w:rPr>
        <w:sz w:val="18"/>
        <w:szCs w:val="18"/>
      </w:rPr>
      <w:t xml:space="preserve"> Optum, Inc. All rights reserved.</w:t>
    </w:r>
    <w:r w:rsidRPr="00E33BD7">
      <w:rPr>
        <w:sz w:val="18"/>
        <w:szCs w:val="18"/>
      </w:rPr>
      <w:tab/>
    </w:r>
    <w:r w:rsidRPr="00E33BD7">
      <w:rPr>
        <w:sz w:val="18"/>
        <w:szCs w:val="18"/>
      </w:rPr>
      <w:fldChar w:fldCharType="begin"/>
    </w:r>
    <w:r w:rsidRPr="00E33BD7">
      <w:rPr>
        <w:sz w:val="18"/>
        <w:szCs w:val="18"/>
      </w:rPr>
      <w:instrText xml:space="preserve"> PAGE   \* MERGEFORMAT </w:instrText>
    </w:r>
    <w:r w:rsidRPr="00E33BD7">
      <w:rPr>
        <w:sz w:val="18"/>
        <w:szCs w:val="18"/>
      </w:rPr>
      <w:fldChar w:fldCharType="separate"/>
    </w:r>
    <w:r w:rsidR="00F36DF0">
      <w:rPr>
        <w:noProof/>
        <w:sz w:val="18"/>
        <w:szCs w:val="18"/>
      </w:rPr>
      <w:t>9</w:t>
    </w:r>
    <w:r w:rsidRPr="00E33BD7">
      <w:rPr>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736CC" w14:textId="6967F74B" w:rsidR="009448EF" w:rsidRPr="00CF32EB" w:rsidRDefault="006135FF">
    <w:pPr>
      <w:pStyle w:val="Footer"/>
      <w:rPr>
        <w:sz w:val="18"/>
        <w:szCs w:val="18"/>
      </w:rPr>
    </w:pPr>
    <w:r w:rsidRPr="00E33BD7">
      <w:rPr>
        <w:sz w:val="18"/>
        <w:szCs w:val="18"/>
      </w:rPr>
      <w:t>© 20</w:t>
    </w:r>
    <w:r w:rsidR="000138BD">
      <w:rPr>
        <w:sz w:val="18"/>
        <w:szCs w:val="18"/>
      </w:rPr>
      <w:t>2</w:t>
    </w:r>
    <w:r w:rsidR="00161B07">
      <w:rPr>
        <w:sz w:val="18"/>
        <w:szCs w:val="18"/>
      </w:rPr>
      <w:t>1</w:t>
    </w:r>
    <w:r w:rsidRPr="00E33BD7">
      <w:rPr>
        <w:sz w:val="18"/>
        <w:szCs w:val="18"/>
      </w:rPr>
      <w:t xml:space="preserve"> Optum, Inc. All rights reserved.</w:t>
    </w:r>
    <w:r w:rsidRPr="00E33BD7">
      <w:rPr>
        <w:sz w:val="18"/>
        <w:szCs w:val="18"/>
      </w:rPr>
      <w:tab/>
    </w:r>
    <w:r w:rsidRPr="00E33BD7">
      <w:rPr>
        <w:sz w:val="18"/>
        <w:szCs w:val="18"/>
      </w:rPr>
      <w:fldChar w:fldCharType="begin"/>
    </w:r>
    <w:r w:rsidRPr="00E33BD7">
      <w:rPr>
        <w:sz w:val="18"/>
        <w:szCs w:val="18"/>
      </w:rPr>
      <w:instrText xml:space="preserve"> PAGE   \* MERGEFORMAT </w:instrText>
    </w:r>
    <w:r w:rsidRPr="00E33BD7">
      <w:rPr>
        <w:sz w:val="18"/>
        <w:szCs w:val="18"/>
      </w:rPr>
      <w:fldChar w:fldCharType="separate"/>
    </w:r>
    <w:r w:rsidR="00F36DF0">
      <w:rPr>
        <w:noProof/>
        <w:sz w:val="18"/>
        <w:szCs w:val="18"/>
      </w:rPr>
      <w:t>3</w:t>
    </w:r>
    <w:r w:rsidRPr="00E33BD7">
      <w:rPr>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50531" w14:textId="77777777" w:rsidR="004D0255" w:rsidRDefault="004D0255" w:rsidP="00FE0A52">
      <w:pPr>
        <w:spacing w:after="0"/>
      </w:pPr>
      <w:r>
        <w:separator/>
      </w:r>
    </w:p>
  </w:footnote>
  <w:footnote w:type="continuationSeparator" w:id="0">
    <w:p w14:paraId="6B12A511" w14:textId="77777777" w:rsidR="004D0255" w:rsidRDefault="004D0255" w:rsidP="00FE0A5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2D6F2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C849CE"/>
    <w:lvl w:ilvl="0">
      <w:start w:val="1"/>
      <w:numFmt w:val="decimal"/>
      <w:lvlText w:val="%1."/>
      <w:lvlJc w:val="left"/>
      <w:pPr>
        <w:tabs>
          <w:tab w:val="num" w:pos="1440"/>
        </w:tabs>
        <w:ind w:left="1440" w:hanging="360"/>
      </w:pPr>
    </w:lvl>
  </w:abstractNum>
  <w:abstractNum w:abstractNumId="2" w15:restartNumberingAfterBreak="0">
    <w:nsid w:val="FFFFFF7F"/>
    <w:multiLevelType w:val="singleLevel"/>
    <w:tmpl w:val="B012586E"/>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030AED74"/>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B0485526"/>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C1963864"/>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779AE5E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2C70183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7A741A1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A1072"/>
    <w:multiLevelType w:val="multilevel"/>
    <w:tmpl w:val="ADF2C86C"/>
    <w:styleLink w:val="TableOrderedList"/>
    <w:lvl w:ilvl="0">
      <w:start w:val="1"/>
      <w:numFmt w:val="decimal"/>
      <w:pStyle w:val="TableOrderedListLevel1"/>
      <w:lvlText w:val="%1."/>
      <w:lvlJc w:val="left"/>
      <w:pPr>
        <w:ind w:left="216" w:hanging="216"/>
      </w:pPr>
      <w:rPr>
        <w:rFonts w:ascii="Arial" w:hAnsi="Arial" w:hint="default"/>
        <w:sz w:val="20"/>
      </w:rPr>
    </w:lvl>
    <w:lvl w:ilvl="1">
      <w:start w:val="1"/>
      <w:numFmt w:val="lowerLetter"/>
      <w:lvlRestart w:val="0"/>
      <w:pStyle w:val="TableOrderedListLevel2"/>
      <w:lvlText w:val="%2."/>
      <w:lvlJc w:val="left"/>
      <w:pPr>
        <w:tabs>
          <w:tab w:val="num" w:pos="432"/>
        </w:tabs>
        <w:ind w:left="432" w:hanging="216"/>
      </w:pPr>
      <w:rPr>
        <w:rFonts w:ascii="Arial" w:hAnsi="Arial" w:hint="default"/>
        <w:sz w:val="20"/>
      </w:rPr>
    </w:lvl>
    <w:lvl w:ilvl="2">
      <w:start w:val="1"/>
      <w:numFmt w:val="decimal"/>
      <w:pStyle w:val="TableOrderedListLevel3"/>
      <w:lvlText w:val="%3."/>
      <w:lvlJc w:val="left"/>
      <w:pPr>
        <w:tabs>
          <w:tab w:val="num" w:pos="648"/>
        </w:tabs>
        <w:ind w:left="648" w:hanging="216"/>
      </w:pPr>
      <w:rPr>
        <w:rFonts w:ascii="Arial" w:hAnsi="Arial" w:hint="default"/>
        <w:sz w:val="20"/>
      </w:rPr>
    </w:lvl>
    <w:lvl w:ilvl="3">
      <w:start w:val="1"/>
      <w:numFmt w:val="none"/>
      <w:lvlText w:val=""/>
      <w:lvlJc w:val="left"/>
      <w:pPr>
        <w:tabs>
          <w:tab w:val="num" w:pos="864"/>
        </w:tabs>
        <w:ind w:left="648" w:firstLine="0"/>
      </w:pPr>
      <w:rPr>
        <w:rFonts w:hint="default"/>
      </w:rPr>
    </w:lvl>
    <w:lvl w:ilvl="4">
      <w:start w:val="1"/>
      <w:numFmt w:val="none"/>
      <w:lvlText w:val=""/>
      <w:lvlJc w:val="left"/>
      <w:pPr>
        <w:tabs>
          <w:tab w:val="num" w:pos="1080"/>
        </w:tabs>
        <w:ind w:left="864" w:firstLine="0"/>
      </w:pPr>
      <w:rPr>
        <w:rFonts w:hint="default"/>
      </w:rPr>
    </w:lvl>
    <w:lvl w:ilvl="5">
      <w:start w:val="1"/>
      <w:numFmt w:val="none"/>
      <w:lvlText w:val=""/>
      <w:lvlJc w:val="left"/>
      <w:pPr>
        <w:tabs>
          <w:tab w:val="num" w:pos="1296"/>
        </w:tabs>
        <w:ind w:left="1080" w:firstLine="0"/>
      </w:pPr>
      <w:rPr>
        <w:rFonts w:hint="default"/>
      </w:rPr>
    </w:lvl>
    <w:lvl w:ilvl="6">
      <w:start w:val="1"/>
      <w:numFmt w:val="none"/>
      <w:lvlText w:val=""/>
      <w:lvlJc w:val="left"/>
      <w:pPr>
        <w:tabs>
          <w:tab w:val="num" w:pos="1512"/>
        </w:tabs>
        <w:ind w:left="1296" w:firstLine="0"/>
      </w:pPr>
      <w:rPr>
        <w:rFonts w:hint="default"/>
      </w:rPr>
    </w:lvl>
    <w:lvl w:ilvl="7">
      <w:start w:val="1"/>
      <w:numFmt w:val="none"/>
      <w:lvlText w:val=""/>
      <w:lvlJc w:val="left"/>
      <w:pPr>
        <w:tabs>
          <w:tab w:val="num" w:pos="1728"/>
        </w:tabs>
        <w:ind w:left="1512" w:firstLine="0"/>
      </w:pPr>
      <w:rPr>
        <w:rFonts w:hint="default"/>
      </w:rPr>
    </w:lvl>
    <w:lvl w:ilvl="8">
      <w:start w:val="1"/>
      <w:numFmt w:val="none"/>
      <w:lvlText w:val=""/>
      <w:lvlJc w:val="left"/>
      <w:pPr>
        <w:tabs>
          <w:tab w:val="num" w:pos="1944"/>
        </w:tabs>
        <w:ind w:left="1728" w:firstLine="0"/>
      </w:pPr>
      <w:rPr>
        <w:rFonts w:hint="default"/>
      </w:rPr>
    </w:lvl>
  </w:abstractNum>
  <w:abstractNum w:abstractNumId="10" w15:restartNumberingAfterBreak="0">
    <w:nsid w:val="0A482684"/>
    <w:multiLevelType w:val="hybridMultilevel"/>
    <w:tmpl w:val="79784BB8"/>
    <w:lvl w:ilvl="0" w:tplc="8CC045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462C5"/>
    <w:multiLevelType w:val="hybridMultilevel"/>
    <w:tmpl w:val="9668A6BE"/>
    <w:lvl w:ilvl="0" w:tplc="B388E646">
      <w:numFmt w:val="bullet"/>
      <w:lvlText w:val=""/>
      <w:lvlJc w:val="left"/>
      <w:pPr>
        <w:ind w:left="720" w:hanging="360"/>
      </w:pPr>
      <w:rPr>
        <w:rFonts w:ascii="Wingdings" w:eastAsiaTheme="minorHAnsi" w:hAnsi="Wingdings" w:cs="Segoe UI"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8025D"/>
    <w:multiLevelType w:val="multilevel"/>
    <w:tmpl w:val="65DC06F8"/>
    <w:lvl w:ilvl="0">
      <w:start w:val="1"/>
      <w:numFmt w:val="bullet"/>
      <w:pStyle w:val="ListBulletLevel1"/>
      <w:lvlText w:val=""/>
      <w:lvlJc w:val="left"/>
      <w:pPr>
        <w:tabs>
          <w:tab w:val="num" w:pos="360"/>
        </w:tabs>
        <w:ind w:left="360" w:hanging="360"/>
      </w:pPr>
      <w:rPr>
        <w:rFonts w:ascii="Symbol" w:hAnsi="Symbol" w:hint="default"/>
        <w:color w:val="C36121"/>
        <w:sz w:val="22"/>
      </w:rPr>
    </w:lvl>
    <w:lvl w:ilvl="1">
      <w:start w:val="1"/>
      <w:numFmt w:val="bullet"/>
      <w:pStyle w:val="ListBulletLevel2"/>
      <w:lvlText w:val="–"/>
      <w:lvlJc w:val="left"/>
      <w:pPr>
        <w:tabs>
          <w:tab w:val="num" w:pos="360"/>
        </w:tabs>
        <w:ind w:left="720" w:hanging="360"/>
      </w:pPr>
      <w:rPr>
        <w:rFonts w:ascii="Arial" w:hAnsi="Arial" w:hint="default"/>
        <w:color w:val="333333"/>
        <w:sz w:val="22"/>
      </w:rPr>
    </w:lvl>
    <w:lvl w:ilvl="2">
      <w:start w:val="1"/>
      <w:numFmt w:val="bullet"/>
      <w:pStyle w:val="ListBulletLevel3"/>
      <w:lvlText w:val=""/>
      <w:lvlJc w:val="left"/>
      <w:pPr>
        <w:tabs>
          <w:tab w:val="num" w:pos="360"/>
        </w:tabs>
        <w:ind w:left="1080" w:hanging="360"/>
      </w:pPr>
      <w:rPr>
        <w:rFonts w:ascii="Symbol" w:hAnsi="Symbol" w:hint="default"/>
        <w:color w:val="C36121"/>
        <w:sz w:val="22"/>
      </w:rPr>
    </w:lvl>
    <w:lvl w:ilvl="3">
      <w:start w:val="1"/>
      <w:numFmt w:val="none"/>
      <w:lvlRestart w:val="0"/>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Restart w:val="0"/>
      <w:lvlText w:val=""/>
      <w:lvlJc w:val="left"/>
      <w:pPr>
        <w:tabs>
          <w:tab w:val="num" w:pos="3240"/>
        </w:tabs>
        <w:ind w:left="3240" w:hanging="360"/>
      </w:pPr>
      <w:rPr>
        <w:rFonts w:hint="default"/>
      </w:rPr>
    </w:lvl>
  </w:abstractNum>
  <w:abstractNum w:abstractNumId="13" w15:restartNumberingAfterBreak="0">
    <w:nsid w:val="3A313410"/>
    <w:multiLevelType w:val="multilevel"/>
    <w:tmpl w:val="E8EC37AE"/>
    <w:numStyleLink w:val="TableBulletedList"/>
  </w:abstractNum>
  <w:abstractNum w:abstractNumId="14" w15:restartNumberingAfterBreak="0">
    <w:nsid w:val="3D885A7D"/>
    <w:multiLevelType w:val="multilevel"/>
    <w:tmpl w:val="E8EC37AE"/>
    <w:styleLink w:val="TableBulletedList"/>
    <w:lvl w:ilvl="0">
      <w:start w:val="1"/>
      <w:numFmt w:val="bullet"/>
      <w:pStyle w:val="TableBulletLevel1"/>
      <w:lvlText w:val=""/>
      <w:lvlJc w:val="left"/>
      <w:pPr>
        <w:ind w:left="216" w:hanging="216"/>
      </w:pPr>
      <w:rPr>
        <w:rFonts w:ascii="Symbol" w:hAnsi="Symbol" w:hint="default"/>
        <w:color w:val="C36121"/>
        <w:sz w:val="20"/>
      </w:rPr>
    </w:lvl>
    <w:lvl w:ilvl="1">
      <w:start w:val="1"/>
      <w:numFmt w:val="bullet"/>
      <w:lvlRestart w:val="0"/>
      <w:pStyle w:val="TableBulletLevel2"/>
      <w:lvlText w:val="–"/>
      <w:lvlJc w:val="left"/>
      <w:pPr>
        <w:ind w:left="432" w:hanging="216"/>
      </w:pPr>
      <w:rPr>
        <w:rFonts w:ascii="Arial" w:hAnsi="Arial" w:hint="default"/>
        <w:color w:val="333333"/>
        <w:sz w:val="20"/>
      </w:rPr>
    </w:lvl>
    <w:lvl w:ilvl="2">
      <w:start w:val="1"/>
      <w:numFmt w:val="bullet"/>
      <w:pStyle w:val="TableBulletLevel3"/>
      <w:lvlText w:val=""/>
      <w:lvlJc w:val="left"/>
      <w:pPr>
        <w:ind w:left="648" w:hanging="216"/>
      </w:pPr>
      <w:rPr>
        <w:rFonts w:ascii="Symbol" w:hAnsi="Symbol" w:hint="default"/>
        <w:color w:val="C36121"/>
        <w:sz w:val="20"/>
      </w:rPr>
    </w:lvl>
    <w:lvl w:ilvl="3">
      <w:start w:val="1"/>
      <w:numFmt w:val="none"/>
      <w:lvlText w:val=""/>
      <w:lvlJc w:val="left"/>
      <w:pPr>
        <w:ind w:left="3240" w:hanging="360"/>
      </w:pPr>
      <w:rPr>
        <w:rFonts w:hint="default"/>
      </w:rPr>
    </w:lvl>
    <w:lvl w:ilvl="4">
      <w:start w:val="1"/>
      <w:numFmt w:val="none"/>
      <w:lvlText w:val=""/>
      <w:lvlJc w:val="left"/>
      <w:pPr>
        <w:ind w:left="3960" w:hanging="360"/>
      </w:pPr>
      <w:rPr>
        <w:rFonts w:hint="default"/>
      </w:rPr>
    </w:lvl>
    <w:lvl w:ilvl="5">
      <w:start w:val="1"/>
      <w:numFmt w:val="none"/>
      <w:lvlText w:val=""/>
      <w:lvlJc w:val="left"/>
      <w:pPr>
        <w:ind w:left="4680" w:hanging="360"/>
      </w:pPr>
      <w:rPr>
        <w:rFonts w:hint="default"/>
      </w:rPr>
    </w:lvl>
    <w:lvl w:ilvl="6">
      <w:start w:val="1"/>
      <w:numFmt w:val="none"/>
      <w:lvlText w:val=""/>
      <w:lvlJc w:val="left"/>
      <w:pPr>
        <w:ind w:left="5400" w:hanging="360"/>
      </w:pPr>
      <w:rPr>
        <w:rFonts w:hint="default"/>
      </w:rPr>
    </w:lvl>
    <w:lvl w:ilvl="7">
      <w:start w:val="1"/>
      <w:numFmt w:val="none"/>
      <w:lvlText w:val=""/>
      <w:lvlJc w:val="left"/>
      <w:pPr>
        <w:ind w:left="6120" w:hanging="360"/>
      </w:pPr>
      <w:rPr>
        <w:rFonts w:hint="default"/>
      </w:rPr>
    </w:lvl>
    <w:lvl w:ilvl="8">
      <w:start w:val="1"/>
      <w:numFmt w:val="none"/>
      <w:lvlText w:val=""/>
      <w:lvlJc w:val="left"/>
      <w:pPr>
        <w:ind w:left="6840" w:hanging="360"/>
      </w:pPr>
      <w:rPr>
        <w:rFonts w:hint="default"/>
      </w:rPr>
    </w:lvl>
  </w:abstractNum>
  <w:abstractNum w:abstractNumId="15" w15:restartNumberingAfterBreak="0">
    <w:nsid w:val="41CD14C3"/>
    <w:multiLevelType w:val="multilevel"/>
    <w:tmpl w:val="ADF2C86C"/>
    <w:numStyleLink w:val="TableOrderedList"/>
  </w:abstractNum>
  <w:abstractNum w:abstractNumId="16" w15:restartNumberingAfterBreak="0">
    <w:nsid w:val="4D77036A"/>
    <w:multiLevelType w:val="multilevel"/>
    <w:tmpl w:val="5C18A044"/>
    <w:styleLink w:val="ListOrdered"/>
    <w:lvl w:ilvl="0">
      <w:start w:val="1"/>
      <w:numFmt w:val="decimal"/>
      <w:lvlText w:val="%1."/>
      <w:lvlJc w:val="left"/>
      <w:pPr>
        <w:ind w:left="360" w:hanging="360"/>
      </w:pPr>
      <w:rPr>
        <w:rFonts w:ascii="Arial" w:hAnsi="Arial" w:hint="default"/>
        <w:sz w:val="22"/>
      </w:rPr>
    </w:lvl>
    <w:lvl w:ilvl="1">
      <w:start w:val="1"/>
      <w:numFmt w:val="lowerLetter"/>
      <w:lvlRestart w:val="0"/>
      <w:lvlText w:val="%2."/>
      <w:lvlJc w:val="left"/>
      <w:pPr>
        <w:ind w:left="720" w:hanging="360"/>
      </w:pPr>
      <w:rPr>
        <w:rFonts w:hint="default"/>
      </w:rPr>
    </w:lvl>
    <w:lvl w:ilvl="2">
      <w:start w:val="1"/>
      <w:numFmt w:val="decimal"/>
      <w:lvlText w:val="%3."/>
      <w:lvlJc w:val="left"/>
      <w:pPr>
        <w:ind w:left="1080" w:hanging="360"/>
      </w:pPr>
      <w:rPr>
        <w:rFonts w:ascii="Arial" w:hAnsi="Arial" w:hint="default"/>
        <w:sz w:val="22"/>
      </w:rPr>
    </w:lvl>
    <w:lvl w:ilvl="3">
      <w:start w:val="1"/>
      <w:numFmt w:val="none"/>
      <w:lvlText w:val=""/>
      <w:lvlJc w:val="left"/>
      <w:pPr>
        <w:ind w:left="4320" w:hanging="360"/>
      </w:pPr>
      <w:rPr>
        <w:rFonts w:hint="default"/>
      </w:rPr>
    </w:lvl>
    <w:lvl w:ilvl="4">
      <w:start w:val="1"/>
      <w:numFmt w:val="none"/>
      <w:lvlText w:val=""/>
      <w:lvlJc w:val="left"/>
      <w:pPr>
        <w:ind w:left="5040" w:hanging="360"/>
      </w:pPr>
      <w:rPr>
        <w:rFonts w:hint="default"/>
      </w:rPr>
    </w:lvl>
    <w:lvl w:ilvl="5">
      <w:start w:val="1"/>
      <w:numFmt w:val="none"/>
      <w:lvlText w:val=""/>
      <w:lvlJc w:val="right"/>
      <w:pPr>
        <w:ind w:left="5760" w:hanging="180"/>
      </w:pPr>
      <w:rPr>
        <w:rFonts w:hint="default"/>
      </w:rPr>
    </w:lvl>
    <w:lvl w:ilvl="6">
      <w:start w:val="1"/>
      <w:numFmt w:val="none"/>
      <w:lvlText w:val=""/>
      <w:lvlJc w:val="left"/>
      <w:pPr>
        <w:ind w:left="6480" w:hanging="360"/>
      </w:pPr>
      <w:rPr>
        <w:rFonts w:hint="default"/>
      </w:rPr>
    </w:lvl>
    <w:lvl w:ilvl="7">
      <w:start w:val="1"/>
      <w:numFmt w:val="none"/>
      <w:lvlText w:val=""/>
      <w:lvlJc w:val="left"/>
      <w:pPr>
        <w:ind w:left="7200" w:hanging="360"/>
      </w:pPr>
      <w:rPr>
        <w:rFonts w:hint="default"/>
      </w:rPr>
    </w:lvl>
    <w:lvl w:ilvl="8">
      <w:start w:val="1"/>
      <w:numFmt w:val="none"/>
      <w:lvlText w:val=""/>
      <w:lvlJc w:val="right"/>
      <w:pPr>
        <w:ind w:left="7920" w:hanging="180"/>
      </w:pPr>
      <w:rPr>
        <w:rFonts w:hint="default"/>
      </w:rPr>
    </w:lvl>
  </w:abstractNum>
  <w:abstractNum w:abstractNumId="17" w15:restartNumberingAfterBreak="0">
    <w:nsid w:val="68F311FE"/>
    <w:multiLevelType w:val="multilevel"/>
    <w:tmpl w:val="FD821C4A"/>
    <w:lvl w:ilvl="0">
      <w:start w:val="1"/>
      <w:numFmt w:val="decimal"/>
      <w:lvlText w:val="%1."/>
      <w:lvlJc w:val="left"/>
      <w:pPr>
        <w:ind w:left="360" w:hanging="360"/>
      </w:pPr>
      <w:rPr>
        <w:rFonts w:ascii="Arial" w:hAnsi="Arial" w:hint="default"/>
        <w:sz w:val="22"/>
      </w:rPr>
    </w:lvl>
    <w:lvl w:ilvl="1">
      <w:start w:val="1"/>
      <w:numFmt w:val="lowerLetter"/>
      <w:lvlRestart w:val="0"/>
      <w:lvlText w:val="%2."/>
      <w:lvlJc w:val="left"/>
      <w:pPr>
        <w:ind w:left="720" w:hanging="360"/>
      </w:pPr>
      <w:rPr>
        <w:rFonts w:hint="default"/>
      </w:rPr>
    </w:lvl>
    <w:lvl w:ilvl="2">
      <w:start w:val="1"/>
      <w:numFmt w:val="decimal"/>
      <w:lvlText w:val="%3."/>
      <w:lvlJc w:val="left"/>
      <w:pPr>
        <w:ind w:left="1080" w:hanging="360"/>
      </w:pPr>
      <w:rPr>
        <w:rFonts w:ascii="Arial" w:hAnsi="Arial" w:hint="default"/>
        <w:sz w:val="22"/>
      </w:rPr>
    </w:lvl>
    <w:lvl w:ilvl="3">
      <w:start w:val="1"/>
      <w:numFmt w:val="none"/>
      <w:lvlText w:val=""/>
      <w:lvlJc w:val="left"/>
      <w:pPr>
        <w:ind w:left="4320" w:hanging="360"/>
      </w:pPr>
      <w:rPr>
        <w:rFonts w:hint="default"/>
      </w:rPr>
    </w:lvl>
    <w:lvl w:ilvl="4">
      <w:start w:val="1"/>
      <w:numFmt w:val="none"/>
      <w:lvlText w:val=""/>
      <w:lvlJc w:val="left"/>
      <w:pPr>
        <w:ind w:left="5040" w:hanging="360"/>
      </w:pPr>
      <w:rPr>
        <w:rFonts w:hint="default"/>
      </w:rPr>
    </w:lvl>
    <w:lvl w:ilvl="5">
      <w:start w:val="1"/>
      <w:numFmt w:val="none"/>
      <w:lvlText w:val=""/>
      <w:lvlJc w:val="right"/>
      <w:pPr>
        <w:ind w:left="5760" w:hanging="180"/>
      </w:pPr>
      <w:rPr>
        <w:rFonts w:hint="default"/>
      </w:rPr>
    </w:lvl>
    <w:lvl w:ilvl="6">
      <w:start w:val="1"/>
      <w:numFmt w:val="none"/>
      <w:lvlText w:val=""/>
      <w:lvlJc w:val="left"/>
      <w:pPr>
        <w:ind w:left="6480" w:hanging="360"/>
      </w:pPr>
      <w:rPr>
        <w:rFonts w:hint="default"/>
      </w:rPr>
    </w:lvl>
    <w:lvl w:ilvl="7">
      <w:start w:val="1"/>
      <w:numFmt w:val="none"/>
      <w:lvlText w:val=""/>
      <w:lvlJc w:val="left"/>
      <w:pPr>
        <w:ind w:left="7200" w:hanging="360"/>
      </w:pPr>
      <w:rPr>
        <w:rFonts w:hint="default"/>
      </w:rPr>
    </w:lvl>
    <w:lvl w:ilvl="8">
      <w:start w:val="1"/>
      <w:numFmt w:val="none"/>
      <w:lvlText w:val=""/>
      <w:lvlJc w:val="right"/>
      <w:pPr>
        <w:ind w:left="7920" w:hanging="180"/>
      </w:pPr>
      <w:rPr>
        <w:rFonts w:hint="default"/>
      </w:rPr>
    </w:lvl>
  </w:abstractNum>
  <w:num w:numId="1">
    <w:abstractNumId w:val="8"/>
  </w:num>
  <w:num w:numId="2">
    <w:abstractNumId w:val="7"/>
  </w:num>
  <w:num w:numId="3">
    <w:abstractNumId w:val="6"/>
  </w:num>
  <w:num w:numId="4">
    <w:abstractNumId w:val="5"/>
  </w:num>
  <w:num w:numId="5">
    <w:abstractNumId w:val="2"/>
  </w:num>
  <w:num w:numId="6">
    <w:abstractNumId w:val="9"/>
  </w:num>
  <w:num w:numId="7">
    <w:abstractNumId w:val="14"/>
  </w:num>
  <w:num w:numId="8">
    <w:abstractNumId w:val="16"/>
  </w:num>
  <w:num w:numId="9">
    <w:abstractNumId w:val="12"/>
  </w:num>
  <w:num w:numId="10">
    <w:abstractNumId w:val="15"/>
  </w:num>
  <w:num w:numId="11">
    <w:abstractNumId w:val="13"/>
  </w:num>
  <w:num w:numId="12">
    <w:abstractNumId w:val="10"/>
  </w:num>
  <w:num w:numId="13">
    <w:abstractNumId w:val="17"/>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3"/>
  </w:num>
  <w:num w:numId="27">
    <w:abstractNumId w:val="1"/>
  </w:num>
  <w:num w:numId="28">
    <w:abstractNumId w:val="0"/>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styleLockTheme/>
  <w:styleLockQFSet/>
  <w:defaultTabStop w:val="720"/>
  <w:clickAndTypeStyle w:val="BodyText"/>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349"/>
    <w:rsid w:val="00002332"/>
    <w:rsid w:val="000033C8"/>
    <w:rsid w:val="000049B8"/>
    <w:rsid w:val="00006DFA"/>
    <w:rsid w:val="000138BD"/>
    <w:rsid w:val="00016F3E"/>
    <w:rsid w:val="000218FF"/>
    <w:rsid w:val="00022F09"/>
    <w:rsid w:val="00026AB8"/>
    <w:rsid w:val="00033AB0"/>
    <w:rsid w:val="000355CA"/>
    <w:rsid w:val="00043C32"/>
    <w:rsid w:val="00044822"/>
    <w:rsid w:val="00045BC7"/>
    <w:rsid w:val="00056979"/>
    <w:rsid w:val="0006049B"/>
    <w:rsid w:val="000629F3"/>
    <w:rsid w:val="00065220"/>
    <w:rsid w:val="00066FF7"/>
    <w:rsid w:val="000739EE"/>
    <w:rsid w:val="00073D20"/>
    <w:rsid w:val="00075A88"/>
    <w:rsid w:val="00080CC8"/>
    <w:rsid w:val="0008143D"/>
    <w:rsid w:val="00090B75"/>
    <w:rsid w:val="000A1DC4"/>
    <w:rsid w:val="000B15B2"/>
    <w:rsid w:val="000B1685"/>
    <w:rsid w:val="000B415A"/>
    <w:rsid w:val="000B45CC"/>
    <w:rsid w:val="000C42DD"/>
    <w:rsid w:val="000D0240"/>
    <w:rsid w:val="000D3EF0"/>
    <w:rsid w:val="000D4DE9"/>
    <w:rsid w:val="000E2E0A"/>
    <w:rsid w:val="000E3936"/>
    <w:rsid w:val="000E5B88"/>
    <w:rsid w:val="000E6B26"/>
    <w:rsid w:val="000E6ED2"/>
    <w:rsid w:val="000F2DB5"/>
    <w:rsid w:val="000F3C7A"/>
    <w:rsid w:val="000F7F9C"/>
    <w:rsid w:val="00101AE4"/>
    <w:rsid w:val="0010336F"/>
    <w:rsid w:val="0010367C"/>
    <w:rsid w:val="0010392E"/>
    <w:rsid w:val="001044B3"/>
    <w:rsid w:val="00104E52"/>
    <w:rsid w:val="00106321"/>
    <w:rsid w:val="00106870"/>
    <w:rsid w:val="001107BF"/>
    <w:rsid w:val="001108FF"/>
    <w:rsid w:val="00114102"/>
    <w:rsid w:val="00115C3A"/>
    <w:rsid w:val="00123361"/>
    <w:rsid w:val="001243AD"/>
    <w:rsid w:val="00126833"/>
    <w:rsid w:val="00127422"/>
    <w:rsid w:val="00130AB7"/>
    <w:rsid w:val="00130B7F"/>
    <w:rsid w:val="001321AA"/>
    <w:rsid w:val="00134291"/>
    <w:rsid w:val="00134BCF"/>
    <w:rsid w:val="00145EA6"/>
    <w:rsid w:val="001535C1"/>
    <w:rsid w:val="00161B07"/>
    <w:rsid w:val="00165EB9"/>
    <w:rsid w:val="00172834"/>
    <w:rsid w:val="00173790"/>
    <w:rsid w:val="00175D9D"/>
    <w:rsid w:val="00180460"/>
    <w:rsid w:val="00182C65"/>
    <w:rsid w:val="00187417"/>
    <w:rsid w:val="00187B88"/>
    <w:rsid w:val="001A3264"/>
    <w:rsid w:val="001A74DB"/>
    <w:rsid w:val="001A7C45"/>
    <w:rsid w:val="001B16AE"/>
    <w:rsid w:val="001B45F5"/>
    <w:rsid w:val="001B502F"/>
    <w:rsid w:val="001D197C"/>
    <w:rsid w:val="001D7B78"/>
    <w:rsid w:val="001E1E87"/>
    <w:rsid w:val="001E2C01"/>
    <w:rsid w:val="001E2F2A"/>
    <w:rsid w:val="001E4153"/>
    <w:rsid w:val="001E42EA"/>
    <w:rsid w:val="001F299A"/>
    <w:rsid w:val="001F3323"/>
    <w:rsid w:val="001F7366"/>
    <w:rsid w:val="00203553"/>
    <w:rsid w:val="00204911"/>
    <w:rsid w:val="00205062"/>
    <w:rsid w:val="00213B33"/>
    <w:rsid w:val="0021553C"/>
    <w:rsid w:val="0022079B"/>
    <w:rsid w:val="00221ABE"/>
    <w:rsid w:val="00222477"/>
    <w:rsid w:val="002249CC"/>
    <w:rsid w:val="00225305"/>
    <w:rsid w:val="0022585D"/>
    <w:rsid w:val="00227EBD"/>
    <w:rsid w:val="00252384"/>
    <w:rsid w:val="00253B21"/>
    <w:rsid w:val="002549A2"/>
    <w:rsid w:val="002553F1"/>
    <w:rsid w:val="00255833"/>
    <w:rsid w:val="002567D1"/>
    <w:rsid w:val="002568BA"/>
    <w:rsid w:val="00256A2C"/>
    <w:rsid w:val="0025798B"/>
    <w:rsid w:val="00257DEF"/>
    <w:rsid w:val="002601A7"/>
    <w:rsid w:val="00261BC3"/>
    <w:rsid w:val="00265A9F"/>
    <w:rsid w:val="00270C5A"/>
    <w:rsid w:val="002726CF"/>
    <w:rsid w:val="00273904"/>
    <w:rsid w:val="00274138"/>
    <w:rsid w:val="0027552F"/>
    <w:rsid w:val="00276B44"/>
    <w:rsid w:val="00276EC6"/>
    <w:rsid w:val="00277BD9"/>
    <w:rsid w:val="00280528"/>
    <w:rsid w:val="002819F3"/>
    <w:rsid w:val="002848B2"/>
    <w:rsid w:val="002851F9"/>
    <w:rsid w:val="002877B1"/>
    <w:rsid w:val="002919F4"/>
    <w:rsid w:val="00291C51"/>
    <w:rsid w:val="002A42E4"/>
    <w:rsid w:val="002B05F9"/>
    <w:rsid w:val="002B4F3A"/>
    <w:rsid w:val="002B7970"/>
    <w:rsid w:val="002C0257"/>
    <w:rsid w:val="002C3276"/>
    <w:rsid w:val="002C3C72"/>
    <w:rsid w:val="002C7560"/>
    <w:rsid w:val="002D05C6"/>
    <w:rsid w:val="002D0E4E"/>
    <w:rsid w:val="002D2663"/>
    <w:rsid w:val="002D5447"/>
    <w:rsid w:val="002D5BB9"/>
    <w:rsid w:val="002E2570"/>
    <w:rsid w:val="002E2E5C"/>
    <w:rsid w:val="002E2ED4"/>
    <w:rsid w:val="002E3EFB"/>
    <w:rsid w:val="002F03CA"/>
    <w:rsid w:val="002F1249"/>
    <w:rsid w:val="002F73B3"/>
    <w:rsid w:val="00301A36"/>
    <w:rsid w:val="00302AC3"/>
    <w:rsid w:val="003073BF"/>
    <w:rsid w:val="00316AF3"/>
    <w:rsid w:val="0031719B"/>
    <w:rsid w:val="003274FD"/>
    <w:rsid w:val="00327774"/>
    <w:rsid w:val="00330218"/>
    <w:rsid w:val="00331AF7"/>
    <w:rsid w:val="00334229"/>
    <w:rsid w:val="00336745"/>
    <w:rsid w:val="00340873"/>
    <w:rsid w:val="003437AC"/>
    <w:rsid w:val="00343A3E"/>
    <w:rsid w:val="00344B51"/>
    <w:rsid w:val="00346A2D"/>
    <w:rsid w:val="00350B6B"/>
    <w:rsid w:val="003527DD"/>
    <w:rsid w:val="00353E85"/>
    <w:rsid w:val="003565AE"/>
    <w:rsid w:val="00357476"/>
    <w:rsid w:val="0036401A"/>
    <w:rsid w:val="0036636A"/>
    <w:rsid w:val="00366612"/>
    <w:rsid w:val="00373CD8"/>
    <w:rsid w:val="00374609"/>
    <w:rsid w:val="003771F4"/>
    <w:rsid w:val="00381651"/>
    <w:rsid w:val="00390577"/>
    <w:rsid w:val="00392DA9"/>
    <w:rsid w:val="003966EF"/>
    <w:rsid w:val="003A1E5B"/>
    <w:rsid w:val="003A4123"/>
    <w:rsid w:val="003A515F"/>
    <w:rsid w:val="003B0CD3"/>
    <w:rsid w:val="003B1C8A"/>
    <w:rsid w:val="003B2C4F"/>
    <w:rsid w:val="003B36C6"/>
    <w:rsid w:val="003B5860"/>
    <w:rsid w:val="003B6D38"/>
    <w:rsid w:val="003C2980"/>
    <w:rsid w:val="003C2EEF"/>
    <w:rsid w:val="003C3A60"/>
    <w:rsid w:val="003D34A6"/>
    <w:rsid w:val="003D6C0C"/>
    <w:rsid w:val="003D7A4A"/>
    <w:rsid w:val="003E0C1E"/>
    <w:rsid w:val="003E31B0"/>
    <w:rsid w:val="003E51CD"/>
    <w:rsid w:val="003E569F"/>
    <w:rsid w:val="003E598E"/>
    <w:rsid w:val="003E5CD6"/>
    <w:rsid w:val="003E7278"/>
    <w:rsid w:val="003F3D9D"/>
    <w:rsid w:val="003F495C"/>
    <w:rsid w:val="003F5820"/>
    <w:rsid w:val="003F641F"/>
    <w:rsid w:val="003F7676"/>
    <w:rsid w:val="00403234"/>
    <w:rsid w:val="004045EF"/>
    <w:rsid w:val="0040777F"/>
    <w:rsid w:val="0041276E"/>
    <w:rsid w:val="0041480C"/>
    <w:rsid w:val="0041638B"/>
    <w:rsid w:val="004178B0"/>
    <w:rsid w:val="00417ED5"/>
    <w:rsid w:val="00422652"/>
    <w:rsid w:val="00423C5C"/>
    <w:rsid w:val="00423D06"/>
    <w:rsid w:val="0042576C"/>
    <w:rsid w:val="00426924"/>
    <w:rsid w:val="00426D48"/>
    <w:rsid w:val="0043063C"/>
    <w:rsid w:val="0044144C"/>
    <w:rsid w:val="00442333"/>
    <w:rsid w:val="00444077"/>
    <w:rsid w:val="00444CED"/>
    <w:rsid w:val="00446578"/>
    <w:rsid w:val="0044725D"/>
    <w:rsid w:val="00452265"/>
    <w:rsid w:val="004534E9"/>
    <w:rsid w:val="004560C8"/>
    <w:rsid w:val="00457285"/>
    <w:rsid w:val="00460160"/>
    <w:rsid w:val="00466A58"/>
    <w:rsid w:val="00470C8D"/>
    <w:rsid w:val="0047119B"/>
    <w:rsid w:val="00471D65"/>
    <w:rsid w:val="00474EFC"/>
    <w:rsid w:val="00475681"/>
    <w:rsid w:val="00480D70"/>
    <w:rsid w:val="00484567"/>
    <w:rsid w:val="004902FE"/>
    <w:rsid w:val="00492F8C"/>
    <w:rsid w:val="004A0031"/>
    <w:rsid w:val="004A583C"/>
    <w:rsid w:val="004B1ECA"/>
    <w:rsid w:val="004B1F98"/>
    <w:rsid w:val="004B32B0"/>
    <w:rsid w:val="004B5DF1"/>
    <w:rsid w:val="004B5FBF"/>
    <w:rsid w:val="004B6EE0"/>
    <w:rsid w:val="004B7DF1"/>
    <w:rsid w:val="004C022B"/>
    <w:rsid w:val="004C19CF"/>
    <w:rsid w:val="004C2D40"/>
    <w:rsid w:val="004C76AD"/>
    <w:rsid w:val="004D021B"/>
    <w:rsid w:val="004D0255"/>
    <w:rsid w:val="004D0CEE"/>
    <w:rsid w:val="004D2ABF"/>
    <w:rsid w:val="004D334E"/>
    <w:rsid w:val="004D3A0B"/>
    <w:rsid w:val="004D723D"/>
    <w:rsid w:val="004E24E8"/>
    <w:rsid w:val="004E6432"/>
    <w:rsid w:val="004E66B8"/>
    <w:rsid w:val="004F25CF"/>
    <w:rsid w:val="004F29D8"/>
    <w:rsid w:val="004F2DB8"/>
    <w:rsid w:val="004F58FA"/>
    <w:rsid w:val="004F6177"/>
    <w:rsid w:val="00501A53"/>
    <w:rsid w:val="00501F8B"/>
    <w:rsid w:val="00504137"/>
    <w:rsid w:val="00505A2E"/>
    <w:rsid w:val="0050671F"/>
    <w:rsid w:val="00506A85"/>
    <w:rsid w:val="005139E0"/>
    <w:rsid w:val="005169EA"/>
    <w:rsid w:val="00524C6C"/>
    <w:rsid w:val="00524DFF"/>
    <w:rsid w:val="005311AB"/>
    <w:rsid w:val="00533C1C"/>
    <w:rsid w:val="00534D2F"/>
    <w:rsid w:val="0053547B"/>
    <w:rsid w:val="00541093"/>
    <w:rsid w:val="0054661F"/>
    <w:rsid w:val="00552A62"/>
    <w:rsid w:val="00552A93"/>
    <w:rsid w:val="005544FF"/>
    <w:rsid w:val="005545AD"/>
    <w:rsid w:val="00561851"/>
    <w:rsid w:val="00564E5D"/>
    <w:rsid w:val="00573FE9"/>
    <w:rsid w:val="00574579"/>
    <w:rsid w:val="00574736"/>
    <w:rsid w:val="00580A2B"/>
    <w:rsid w:val="00581100"/>
    <w:rsid w:val="005811C9"/>
    <w:rsid w:val="00582D13"/>
    <w:rsid w:val="005831A0"/>
    <w:rsid w:val="00583215"/>
    <w:rsid w:val="0058461D"/>
    <w:rsid w:val="00595AC5"/>
    <w:rsid w:val="005A001A"/>
    <w:rsid w:val="005A2402"/>
    <w:rsid w:val="005A4D02"/>
    <w:rsid w:val="005A61B8"/>
    <w:rsid w:val="005A6744"/>
    <w:rsid w:val="005B050E"/>
    <w:rsid w:val="005C0024"/>
    <w:rsid w:val="005C11FD"/>
    <w:rsid w:val="005C593D"/>
    <w:rsid w:val="005D5DFE"/>
    <w:rsid w:val="005D60C8"/>
    <w:rsid w:val="005E33E5"/>
    <w:rsid w:val="005E75AF"/>
    <w:rsid w:val="00604A58"/>
    <w:rsid w:val="006052DC"/>
    <w:rsid w:val="00606392"/>
    <w:rsid w:val="00606397"/>
    <w:rsid w:val="00607BDA"/>
    <w:rsid w:val="006115DD"/>
    <w:rsid w:val="006135FF"/>
    <w:rsid w:val="0062159E"/>
    <w:rsid w:val="00621ED2"/>
    <w:rsid w:val="0062577A"/>
    <w:rsid w:val="006312C7"/>
    <w:rsid w:val="00632F83"/>
    <w:rsid w:val="00633E6F"/>
    <w:rsid w:val="0063784B"/>
    <w:rsid w:val="0064535D"/>
    <w:rsid w:val="0064792C"/>
    <w:rsid w:val="00653134"/>
    <w:rsid w:val="00663DD7"/>
    <w:rsid w:val="006641E7"/>
    <w:rsid w:val="006647B2"/>
    <w:rsid w:val="00665629"/>
    <w:rsid w:val="00665A1B"/>
    <w:rsid w:val="00667A61"/>
    <w:rsid w:val="0067000D"/>
    <w:rsid w:val="006708AE"/>
    <w:rsid w:val="00676B4D"/>
    <w:rsid w:val="006827E4"/>
    <w:rsid w:val="00685E0C"/>
    <w:rsid w:val="00687129"/>
    <w:rsid w:val="0069548B"/>
    <w:rsid w:val="00696A33"/>
    <w:rsid w:val="006A2FC8"/>
    <w:rsid w:val="006A455E"/>
    <w:rsid w:val="006B1138"/>
    <w:rsid w:val="006B4EFF"/>
    <w:rsid w:val="006B7C25"/>
    <w:rsid w:val="006C1631"/>
    <w:rsid w:val="006C707B"/>
    <w:rsid w:val="006D41FC"/>
    <w:rsid w:val="006D79BB"/>
    <w:rsid w:val="006E2A70"/>
    <w:rsid w:val="006E786E"/>
    <w:rsid w:val="006F32B9"/>
    <w:rsid w:val="006F5CDC"/>
    <w:rsid w:val="006F6DFB"/>
    <w:rsid w:val="00702446"/>
    <w:rsid w:val="00703FF7"/>
    <w:rsid w:val="0070556C"/>
    <w:rsid w:val="007104CB"/>
    <w:rsid w:val="007144DE"/>
    <w:rsid w:val="00715C1B"/>
    <w:rsid w:val="00720319"/>
    <w:rsid w:val="00721E41"/>
    <w:rsid w:val="00730D47"/>
    <w:rsid w:val="00731DBD"/>
    <w:rsid w:val="00733C34"/>
    <w:rsid w:val="0073769A"/>
    <w:rsid w:val="00743EC2"/>
    <w:rsid w:val="007602F5"/>
    <w:rsid w:val="007635AF"/>
    <w:rsid w:val="007729A9"/>
    <w:rsid w:val="00774520"/>
    <w:rsid w:val="007838B6"/>
    <w:rsid w:val="00784F1B"/>
    <w:rsid w:val="00790B1E"/>
    <w:rsid w:val="00792461"/>
    <w:rsid w:val="00793FF6"/>
    <w:rsid w:val="00794F50"/>
    <w:rsid w:val="0079528C"/>
    <w:rsid w:val="007A0A05"/>
    <w:rsid w:val="007A5E22"/>
    <w:rsid w:val="007A7AD5"/>
    <w:rsid w:val="007B09D5"/>
    <w:rsid w:val="007B3D03"/>
    <w:rsid w:val="007B5A2A"/>
    <w:rsid w:val="007B70F8"/>
    <w:rsid w:val="007B7CCC"/>
    <w:rsid w:val="007C0CBA"/>
    <w:rsid w:val="007C1C3A"/>
    <w:rsid w:val="007C376C"/>
    <w:rsid w:val="007D36E9"/>
    <w:rsid w:val="007D6A34"/>
    <w:rsid w:val="007E0DFF"/>
    <w:rsid w:val="007E335D"/>
    <w:rsid w:val="007E7F0E"/>
    <w:rsid w:val="007F34AF"/>
    <w:rsid w:val="007F36E5"/>
    <w:rsid w:val="007F6955"/>
    <w:rsid w:val="007F7303"/>
    <w:rsid w:val="008036EF"/>
    <w:rsid w:val="008052B0"/>
    <w:rsid w:val="00805DCE"/>
    <w:rsid w:val="0080602F"/>
    <w:rsid w:val="00807739"/>
    <w:rsid w:val="00811D67"/>
    <w:rsid w:val="0081331B"/>
    <w:rsid w:val="008148AF"/>
    <w:rsid w:val="00823A2F"/>
    <w:rsid w:val="00823AE5"/>
    <w:rsid w:val="00833323"/>
    <w:rsid w:val="00833C55"/>
    <w:rsid w:val="00834021"/>
    <w:rsid w:val="00834FC9"/>
    <w:rsid w:val="00836AAD"/>
    <w:rsid w:val="00843D8C"/>
    <w:rsid w:val="008443FB"/>
    <w:rsid w:val="00845D5B"/>
    <w:rsid w:val="00847538"/>
    <w:rsid w:val="00850A27"/>
    <w:rsid w:val="00857C2C"/>
    <w:rsid w:val="008658B2"/>
    <w:rsid w:val="00866854"/>
    <w:rsid w:val="00866D23"/>
    <w:rsid w:val="008719B8"/>
    <w:rsid w:val="008735EF"/>
    <w:rsid w:val="0087609F"/>
    <w:rsid w:val="00880311"/>
    <w:rsid w:val="0088192A"/>
    <w:rsid w:val="00881E70"/>
    <w:rsid w:val="0088324F"/>
    <w:rsid w:val="00884925"/>
    <w:rsid w:val="00885E74"/>
    <w:rsid w:val="00886F65"/>
    <w:rsid w:val="00891663"/>
    <w:rsid w:val="00892745"/>
    <w:rsid w:val="008934B5"/>
    <w:rsid w:val="00896762"/>
    <w:rsid w:val="008A3653"/>
    <w:rsid w:val="008A6ADB"/>
    <w:rsid w:val="008A708D"/>
    <w:rsid w:val="008B063F"/>
    <w:rsid w:val="008B0FED"/>
    <w:rsid w:val="008B2D2A"/>
    <w:rsid w:val="008B58D1"/>
    <w:rsid w:val="008C514B"/>
    <w:rsid w:val="008C5610"/>
    <w:rsid w:val="008C600E"/>
    <w:rsid w:val="008D3C4F"/>
    <w:rsid w:val="008D53F9"/>
    <w:rsid w:val="008D626B"/>
    <w:rsid w:val="008E04BC"/>
    <w:rsid w:val="008E30E7"/>
    <w:rsid w:val="008E4D0D"/>
    <w:rsid w:val="008E690C"/>
    <w:rsid w:val="008F27B6"/>
    <w:rsid w:val="008F6E76"/>
    <w:rsid w:val="00900C0F"/>
    <w:rsid w:val="009023D0"/>
    <w:rsid w:val="00903221"/>
    <w:rsid w:val="0090372B"/>
    <w:rsid w:val="0090532D"/>
    <w:rsid w:val="00905AA1"/>
    <w:rsid w:val="00910D1D"/>
    <w:rsid w:val="00915CF8"/>
    <w:rsid w:val="009175A6"/>
    <w:rsid w:val="00921B3C"/>
    <w:rsid w:val="0092292F"/>
    <w:rsid w:val="00924FC2"/>
    <w:rsid w:val="009312F4"/>
    <w:rsid w:val="00931BBF"/>
    <w:rsid w:val="009322B8"/>
    <w:rsid w:val="00933275"/>
    <w:rsid w:val="00937326"/>
    <w:rsid w:val="00940757"/>
    <w:rsid w:val="009448EF"/>
    <w:rsid w:val="0094782F"/>
    <w:rsid w:val="009538DF"/>
    <w:rsid w:val="00954D53"/>
    <w:rsid w:val="009559C9"/>
    <w:rsid w:val="00960697"/>
    <w:rsid w:val="009631E3"/>
    <w:rsid w:val="00970AD2"/>
    <w:rsid w:val="0097339A"/>
    <w:rsid w:val="00974455"/>
    <w:rsid w:val="00975EA7"/>
    <w:rsid w:val="00976D71"/>
    <w:rsid w:val="00980B79"/>
    <w:rsid w:val="00985CBB"/>
    <w:rsid w:val="009865BA"/>
    <w:rsid w:val="009866FB"/>
    <w:rsid w:val="0099115C"/>
    <w:rsid w:val="009928D7"/>
    <w:rsid w:val="009946A5"/>
    <w:rsid w:val="00995B37"/>
    <w:rsid w:val="009A43D1"/>
    <w:rsid w:val="009C2516"/>
    <w:rsid w:val="009C6C21"/>
    <w:rsid w:val="009C74C2"/>
    <w:rsid w:val="009D4452"/>
    <w:rsid w:val="009E1BCA"/>
    <w:rsid w:val="009E6D11"/>
    <w:rsid w:val="009E7FC3"/>
    <w:rsid w:val="009F044D"/>
    <w:rsid w:val="009F05C6"/>
    <w:rsid w:val="009F1899"/>
    <w:rsid w:val="009F55C1"/>
    <w:rsid w:val="009F7E5A"/>
    <w:rsid w:val="00A17A75"/>
    <w:rsid w:val="00A2384B"/>
    <w:rsid w:val="00A254B0"/>
    <w:rsid w:val="00A264B5"/>
    <w:rsid w:val="00A26B06"/>
    <w:rsid w:val="00A3039A"/>
    <w:rsid w:val="00A31C44"/>
    <w:rsid w:val="00A32367"/>
    <w:rsid w:val="00A32E62"/>
    <w:rsid w:val="00A42E4F"/>
    <w:rsid w:val="00A44483"/>
    <w:rsid w:val="00A46066"/>
    <w:rsid w:val="00A46134"/>
    <w:rsid w:val="00A47054"/>
    <w:rsid w:val="00A5347B"/>
    <w:rsid w:val="00A568F3"/>
    <w:rsid w:val="00A57171"/>
    <w:rsid w:val="00A57B99"/>
    <w:rsid w:val="00A61C38"/>
    <w:rsid w:val="00A65AEE"/>
    <w:rsid w:val="00A65CFA"/>
    <w:rsid w:val="00A67F4E"/>
    <w:rsid w:val="00A8356E"/>
    <w:rsid w:val="00A84699"/>
    <w:rsid w:val="00A90003"/>
    <w:rsid w:val="00A94048"/>
    <w:rsid w:val="00A95C15"/>
    <w:rsid w:val="00AB613D"/>
    <w:rsid w:val="00AC1052"/>
    <w:rsid w:val="00AC32CD"/>
    <w:rsid w:val="00AD3227"/>
    <w:rsid w:val="00AD3CEE"/>
    <w:rsid w:val="00AF1CA8"/>
    <w:rsid w:val="00AF3251"/>
    <w:rsid w:val="00AF38D6"/>
    <w:rsid w:val="00AF3EC7"/>
    <w:rsid w:val="00AF651A"/>
    <w:rsid w:val="00AF6EF8"/>
    <w:rsid w:val="00AF78B4"/>
    <w:rsid w:val="00B00B31"/>
    <w:rsid w:val="00B07B7C"/>
    <w:rsid w:val="00B114A9"/>
    <w:rsid w:val="00B13180"/>
    <w:rsid w:val="00B20E8D"/>
    <w:rsid w:val="00B24C8B"/>
    <w:rsid w:val="00B265D1"/>
    <w:rsid w:val="00B26F43"/>
    <w:rsid w:val="00B31922"/>
    <w:rsid w:val="00B360F3"/>
    <w:rsid w:val="00B36F75"/>
    <w:rsid w:val="00B37BC2"/>
    <w:rsid w:val="00B50E34"/>
    <w:rsid w:val="00B52194"/>
    <w:rsid w:val="00B5295F"/>
    <w:rsid w:val="00B5562C"/>
    <w:rsid w:val="00B56AD4"/>
    <w:rsid w:val="00B632B6"/>
    <w:rsid w:val="00B67E46"/>
    <w:rsid w:val="00B71805"/>
    <w:rsid w:val="00B7216C"/>
    <w:rsid w:val="00B742F6"/>
    <w:rsid w:val="00B74B5A"/>
    <w:rsid w:val="00B76906"/>
    <w:rsid w:val="00B76D6D"/>
    <w:rsid w:val="00B802BD"/>
    <w:rsid w:val="00B83ADF"/>
    <w:rsid w:val="00B85934"/>
    <w:rsid w:val="00B86D33"/>
    <w:rsid w:val="00B940B5"/>
    <w:rsid w:val="00B94745"/>
    <w:rsid w:val="00BA56CC"/>
    <w:rsid w:val="00BB55FF"/>
    <w:rsid w:val="00BC1D89"/>
    <w:rsid w:val="00BC2701"/>
    <w:rsid w:val="00BC4738"/>
    <w:rsid w:val="00BD2EA9"/>
    <w:rsid w:val="00BD768C"/>
    <w:rsid w:val="00BF4D34"/>
    <w:rsid w:val="00BF6995"/>
    <w:rsid w:val="00C000DD"/>
    <w:rsid w:val="00C05A73"/>
    <w:rsid w:val="00C13C49"/>
    <w:rsid w:val="00C148F6"/>
    <w:rsid w:val="00C219D3"/>
    <w:rsid w:val="00C2233B"/>
    <w:rsid w:val="00C261C6"/>
    <w:rsid w:val="00C26463"/>
    <w:rsid w:val="00C30E38"/>
    <w:rsid w:val="00C34BC1"/>
    <w:rsid w:val="00C35BF9"/>
    <w:rsid w:val="00C37CF4"/>
    <w:rsid w:val="00C43FE4"/>
    <w:rsid w:val="00C45D01"/>
    <w:rsid w:val="00C46B11"/>
    <w:rsid w:val="00C47D19"/>
    <w:rsid w:val="00C5333B"/>
    <w:rsid w:val="00C53530"/>
    <w:rsid w:val="00C54B85"/>
    <w:rsid w:val="00C54EBE"/>
    <w:rsid w:val="00C55904"/>
    <w:rsid w:val="00C65D14"/>
    <w:rsid w:val="00C65DFC"/>
    <w:rsid w:val="00C66E1F"/>
    <w:rsid w:val="00C711F4"/>
    <w:rsid w:val="00C726EB"/>
    <w:rsid w:val="00C73060"/>
    <w:rsid w:val="00C745EE"/>
    <w:rsid w:val="00C75602"/>
    <w:rsid w:val="00C75BC6"/>
    <w:rsid w:val="00C760C9"/>
    <w:rsid w:val="00C80A5D"/>
    <w:rsid w:val="00C81E6C"/>
    <w:rsid w:val="00C8277F"/>
    <w:rsid w:val="00C865D9"/>
    <w:rsid w:val="00C87FF4"/>
    <w:rsid w:val="00C9216C"/>
    <w:rsid w:val="00C938A2"/>
    <w:rsid w:val="00C9693D"/>
    <w:rsid w:val="00CA68E2"/>
    <w:rsid w:val="00CB237B"/>
    <w:rsid w:val="00CC2E88"/>
    <w:rsid w:val="00CC3705"/>
    <w:rsid w:val="00CC639E"/>
    <w:rsid w:val="00CC6761"/>
    <w:rsid w:val="00CC7D9F"/>
    <w:rsid w:val="00CD32B2"/>
    <w:rsid w:val="00CD4482"/>
    <w:rsid w:val="00CD5D03"/>
    <w:rsid w:val="00CD77F6"/>
    <w:rsid w:val="00CD7DA8"/>
    <w:rsid w:val="00CE0351"/>
    <w:rsid w:val="00CE0392"/>
    <w:rsid w:val="00CE057E"/>
    <w:rsid w:val="00CE721C"/>
    <w:rsid w:val="00CF168E"/>
    <w:rsid w:val="00CF221E"/>
    <w:rsid w:val="00CF59FA"/>
    <w:rsid w:val="00D026DC"/>
    <w:rsid w:val="00D0663E"/>
    <w:rsid w:val="00D10765"/>
    <w:rsid w:val="00D13297"/>
    <w:rsid w:val="00D14E09"/>
    <w:rsid w:val="00D16E89"/>
    <w:rsid w:val="00D20D5A"/>
    <w:rsid w:val="00D23D51"/>
    <w:rsid w:val="00D264F8"/>
    <w:rsid w:val="00D3067F"/>
    <w:rsid w:val="00D31656"/>
    <w:rsid w:val="00D3521E"/>
    <w:rsid w:val="00D3544E"/>
    <w:rsid w:val="00D378AE"/>
    <w:rsid w:val="00D42CF2"/>
    <w:rsid w:val="00D436B1"/>
    <w:rsid w:val="00D438CD"/>
    <w:rsid w:val="00D4586B"/>
    <w:rsid w:val="00D46160"/>
    <w:rsid w:val="00D4714D"/>
    <w:rsid w:val="00D47B71"/>
    <w:rsid w:val="00D532EA"/>
    <w:rsid w:val="00D61E56"/>
    <w:rsid w:val="00D62721"/>
    <w:rsid w:val="00D6452B"/>
    <w:rsid w:val="00D645DB"/>
    <w:rsid w:val="00D66081"/>
    <w:rsid w:val="00D776A5"/>
    <w:rsid w:val="00D77F69"/>
    <w:rsid w:val="00D81523"/>
    <w:rsid w:val="00D868AE"/>
    <w:rsid w:val="00D96A2E"/>
    <w:rsid w:val="00D970C7"/>
    <w:rsid w:val="00DA32C3"/>
    <w:rsid w:val="00DA38C1"/>
    <w:rsid w:val="00DA4399"/>
    <w:rsid w:val="00DA5AB2"/>
    <w:rsid w:val="00DA6AEE"/>
    <w:rsid w:val="00DB0D53"/>
    <w:rsid w:val="00DB11D6"/>
    <w:rsid w:val="00DB466E"/>
    <w:rsid w:val="00DB4ABC"/>
    <w:rsid w:val="00DB6DE9"/>
    <w:rsid w:val="00DC429D"/>
    <w:rsid w:val="00DC7E81"/>
    <w:rsid w:val="00DD06CD"/>
    <w:rsid w:val="00DD20BD"/>
    <w:rsid w:val="00DD2CB9"/>
    <w:rsid w:val="00DD4075"/>
    <w:rsid w:val="00DD4F3C"/>
    <w:rsid w:val="00DD79A2"/>
    <w:rsid w:val="00DE182B"/>
    <w:rsid w:val="00DE4001"/>
    <w:rsid w:val="00DF5E85"/>
    <w:rsid w:val="00DF77FA"/>
    <w:rsid w:val="00DF7B38"/>
    <w:rsid w:val="00E01293"/>
    <w:rsid w:val="00E067A7"/>
    <w:rsid w:val="00E120A6"/>
    <w:rsid w:val="00E14337"/>
    <w:rsid w:val="00E14C9F"/>
    <w:rsid w:val="00E16C28"/>
    <w:rsid w:val="00E175B8"/>
    <w:rsid w:val="00E24319"/>
    <w:rsid w:val="00E3731F"/>
    <w:rsid w:val="00E4032D"/>
    <w:rsid w:val="00E40B5E"/>
    <w:rsid w:val="00E532FB"/>
    <w:rsid w:val="00E534EE"/>
    <w:rsid w:val="00E55FBB"/>
    <w:rsid w:val="00E57122"/>
    <w:rsid w:val="00E573D1"/>
    <w:rsid w:val="00E63F7A"/>
    <w:rsid w:val="00E64697"/>
    <w:rsid w:val="00E81FE2"/>
    <w:rsid w:val="00E86916"/>
    <w:rsid w:val="00E9016A"/>
    <w:rsid w:val="00E92D56"/>
    <w:rsid w:val="00EA4899"/>
    <w:rsid w:val="00EA4D26"/>
    <w:rsid w:val="00EA559F"/>
    <w:rsid w:val="00EB02D3"/>
    <w:rsid w:val="00EC14E3"/>
    <w:rsid w:val="00EC1AFC"/>
    <w:rsid w:val="00EC3A37"/>
    <w:rsid w:val="00EC4683"/>
    <w:rsid w:val="00EC5312"/>
    <w:rsid w:val="00ED330F"/>
    <w:rsid w:val="00ED58B1"/>
    <w:rsid w:val="00ED7EDF"/>
    <w:rsid w:val="00EE4697"/>
    <w:rsid w:val="00EF296B"/>
    <w:rsid w:val="00EF5FE8"/>
    <w:rsid w:val="00EF6BC0"/>
    <w:rsid w:val="00F02E06"/>
    <w:rsid w:val="00F032BB"/>
    <w:rsid w:val="00F075FF"/>
    <w:rsid w:val="00F108B5"/>
    <w:rsid w:val="00F1178B"/>
    <w:rsid w:val="00F12487"/>
    <w:rsid w:val="00F22356"/>
    <w:rsid w:val="00F223B8"/>
    <w:rsid w:val="00F22A90"/>
    <w:rsid w:val="00F23132"/>
    <w:rsid w:val="00F23200"/>
    <w:rsid w:val="00F23811"/>
    <w:rsid w:val="00F23F23"/>
    <w:rsid w:val="00F26716"/>
    <w:rsid w:val="00F34545"/>
    <w:rsid w:val="00F35290"/>
    <w:rsid w:val="00F36DF0"/>
    <w:rsid w:val="00F40744"/>
    <w:rsid w:val="00F42A0A"/>
    <w:rsid w:val="00F45EA3"/>
    <w:rsid w:val="00F47FA9"/>
    <w:rsid w:val="00F54F3A"/>
    <w:rsid w:val="00F64E06"/>
    <w:rsid w:val="00F66A53"/>
    <w:rsid w:val="00F67730"/>
    <w:rsid w:val="00F752B5"/>
    <w:rsid w:val="00F767DC"/>
    <w:rsid w:val="00F834FA"/>
    <w:rsid w:val="00F83632"/>
    <w:rsid w:val="00F85798"/>
    <w:rsid w:val="00F86B59"/>
    <w:rsid w:val="00F905E7"/>
    <w:rsid w:val="00F90A7A"/>
    <w:rsid w:val="00F92B58"/>
    <w:rsid w:val="00F92FC8"/>
    <w:rsid w:val="00F932D4"/>
    <w:rsid w:val="00F96968"/>
    <w:rsid w:val="00FA1D46"/>
    <w:rsid w:val="00FA341D"/>
    <w:rsid w:val="00FB2C99"/>
    <w:rsid w:val="00FC2331"/>
    <w:rsid w:val="00FC2B69"/>
    <w:rsid w:val="00FC34F4"/>
    <w:rsid w:val="00FD2211"/>
    <w:rsid w:val="00FD4DB0"/>
    <w:rsid w:val="00FD6C28"/>
    <w:rsid w:val="00FE0A52"/>
    <w:rsid w:val="00FE11FC"/>
    <w:rsid w:val="00FE120A"/>
    <w:rsid w:val="00FE1349"/>
    <w:rsid w:val="00FE4AEF"/>
    <w:rsid w:val="00FE606E"/>
    <w:rsid w:val="00FE672A"/>
    <w:rsid w:val="00FE7124"/>
    <w:rsid w:val="00FF0DCD"/>
    <w:rsid w:val="00FF100C"/>
    <w:rsid w:val="00FF16DD"/>
    <w:rsid w:val="00FF380E"/>
    <w:rsid w:val="00FF3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D84148"/>
  <w15:docId w15:val="{50DFCC3D-0360-4BD9-B872-A35AE1AC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80" w:line="260" w:lineRule="exact"/>
      </w:pPr>
    </w:pPrDefault>
  </w:docDefaults>
  <w:latentStyles w:defLockedState="1" w:defUIPriority="99" w:defSemiHidden="0" w:defUnhideWhenUsed="0" w:defQFormat="0" w:count="376">
    <w:lsdException w:name="Normal" w:locked="0" w:uiPriority="0"/>
    <w:lsdException w:name="heading 1" w:locked="0" w:uiPriority="9" w:qFormat="1"/>
    <w:lsdException w:name="heading 2" w:locked="0" w:uiPriority="9" w:qFormat="1"/>
    <w:lsdException w:name="heading 3" w:locked="0" w:uiPriority="0" w:qFormat="1"/>
    <w:lsdException w:name="heading 4" w:locked="0"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0" w:semiHidden="1" w:unhideWhenUsed="1"/>
    <w:lsdException w:name="index 2" w:locked="0" w:semiHidden="1" w:unhideWhenUsed="1"/>
    <w:lsdException w:name="index 3" w:locked="0" w:semiHidden="1" w:uiPriority="5"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iPriority="0" w:unhideWhenUsed="1"/>
    <w:lsdException w:name="footer" w:locked="0" w:semiHidden="1" w:uiPriority="19" w:unhideWhenUsed="1"/>
    <w:lsdException w:name="index heading" w:locked="0" w:semiHidden="1" w:unhideWhenUsed="1"/>
    <w:lsdException w:name="caption" w:locked="0" w:semiHidden="1" w:uiPriority="35" w:unhideWhenUsed="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iPriority="0" w:unhideWhenUsed="1"/>
    <w:lsdException w:name="endnote reference" w:locked="0" w:semiHidden="1" w:unhideWhenUsed="1"/>
    <w:lsdException w:name="endnote text" w:locked="0" w:semiHidden="1" w:uiPriority="0" w:unhideWhenUsed="1"/>
    <w:lsdException w:name="table of authorities" w:locked="0" w:semiHidden="1" w:unhideWhenUsed="1"/>
    <w:lsdException w:name="macro" w:locked="0"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0" w:semiHidden="1" w:unhideWhenUsed="1"/>
    <w:lsdException w:name="Subtitle" w:semiHidden="1" w:uiPriority="11" w:qFormat="1"/>
    <w:lsdException w:name="Salutation" w:locked="0" w:semiHidden="1" w:unhideWhenUsed="1"/>
    <w:lsdException w:name="Date" w:locked="0" w:semiHidden="1" w:unhideWhenUsed="1"/>
    <w:lsdException w:name="Body Text First Indent" w:semiHidden="1" w:unhideWhenUsed="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iPriority="0" w:unhideWhenUsed="1"/>
    <w:lsdException w:name="Strong" w:uiPriority="22" w:qFormat="1"/>
    <w:lsdException w:name="Emphasis" w:uiPriority="20" w:qFormat="1"/>
    <w:lsdException w:name="Document Map" w:locked="0" w:semiHidden="1" w:unhideWhenUsed="1"/>
    <w:lsdException w:name="Plain Text" w:locked="0" w:semiHidden="1" w:uiPriority="0"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locked="0"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uiPriority="59"/>
    <w:lsdException w:name="Table Theme" w:semiHidden="1" w:unhideWhenUsed="1"/>
    <w:lsdException w:name="Placeholder Text" w:locked="0" w:semiHidden="1"/>
    <w:lsdException w:name="No Spacing" w:locked="0"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uiPriority="21" w:qFormat="1"/>
    <w:lsdException w:name="Subtle Reference" w:uiPriority="31" w:qFormat="1"/>
    <w:lsdException w:name="Intense Reference" w:uiPriority="32" w:qFormat="1"/>
    <w:lsdException w:name="Book Title" w:qFormat="1"/>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next w:val="BodyText"/>
    <w:rsid w:val="00CF168E"/>
    <w:pPr>
      <w:spacing w:before="120" w:after="120" w:line="240" w:lineRule="auto"/>
    </w:pPr>
  </w:style>
  <w:style w:type="paragraph" w:styleId="Heading1">
    <w:name w:val="heading 1"/>
    <w:basedOn w:val="BodyText"/>
    <w:next w:val="BodyText"/>
    <w:link w:val="Heading1Char"/>
    <w:uiPriority w:val="9"/>
    <w:qFormat/>
    <w:rsid w:val="0022585D"/>
    <w:pPr>
      <w:keepNext/>
      <w:keepLines/>
      <w:spacing w:before="480" w:line="440" w:lineRule="exact"/>
      <w:outlineLvl w:val="0"/>
    </w:pPr>
    <w:rPr>
      <w:rFonts w:eastAsiaTheme="majorEastAsia" w:cstheme="majorBidi"/>
      <w:bCs/>
      <w:sz w:val="40"/>
      <w:szCs w:val="28"/>
    </w:rPr>
  </w:style>
  <w:style w:type="paragraph" w:styleId="Heading2">
    <w:name w:val="heading 2"/>
    <w:basedOn w:val="BodyText"/>
    <w:next w:val="BodyText"/>
    <w:link w:val="Heading2Char"/>
    <w:uiPriority w:val="9"/>
    <w:qFormat/>
    <w:rsid w:val="00C34BC1"/>
    <w:pPr>
      <w:keepNext/>
      <w:keepLines/>
      <w:spacing w:before="440" w:line="360" w:lineRule="exact"/>
      <w:outlineLvl w:val="1"/>
    </w:pPr>
    <w:rPr>
      <w:rFonts w:eastAsiaTheme="majorEastAsia" w:cstheme="majorBidi"/>
      <w:b/>
      <w:bCs/>
      <w:color w:val="C36121"/>
      <w:sz w:val="28"/>
      <w:szCs w:val="26"/>
    </w:rPr>
  </w:style>
  <w:style w:type="paragraph" w:styleId="Heading3">
    <w:name w:val="heading 3"/>
    <w:basedOn w:val="BodyText"/>
    <w:next w:val="BodyText"/>
    <w:link w:val="Heading3Char"/>
    <w:uiPriority w:val="2"/>
    <w:qFormat/>
    <w:rsid w:val="00172834"/>
    <w:pPr>
      <w:keepNext/>
      <w:keepLines/>
      <w:spacing w:before="400" w:line="280" w:lineRule="exact"/>
      <w:outlineLvl w:val="2"/>
    </w:pPr>
    <w:rPr>
      <w:rFonts w:eastAsiaTheme="majorEastAsia" w:cstheme="majorBidi"/>
      <w:b/>
      <w:bCs/>
      <w:sz w:val="24"/>
    </w:rPr>
  </w:style>
  <w:style w:type="paragraph" w:styleId="Heading4">
    <w:name w:val="heading 4"/>
    <w:basedOn w:val="BodyText"/>
    <w:next w:val="BodyText"/>
    <w:link w:val="Heading4Char"/>
    <w:uiPriority w:val="2"/>
    <w:qFormat/>
    <w:rsid w:val="00C34BC1"/>
    <w:pPr>
      <w:keepNext/>
      <w:keepLines/>
      <w:spacing w:before="360"/>
      <w:outlineLvl w:val="3"/>
    </w:pPr>
    <w:rPr>
      <w:rFonts w:eastAsiaTheme="majorEastAsia" w:cstheme="majorBidi"/>
      <w:b/>
      <w:bCs/>
      <w:iCs/>
      <w:color w:val="C36121"/>
    </w:rPr>
  </w:style>
  <w:style w:type="paragraph" w:styleId="Heading5">
    <w:name w:val="heading 5"/>
    <w:basedOn w:val="Normal"/>
    <w:next w:val="Normal"/>
    <w:link w:val="Heading5Char"/>
    <w:uiPriority w:val="9"/>
    <w:semiHidden/>
    <w:qFormat/>
    <w:locked/>
    <w:rsid w:val="00C34BC1"/>
    <w:pPr>
      <w:keepNext/>
      <w:keepLines/>
      <w:spacing w:before="360"/>
      <w:outlineLvl w:val="4"/>
    </w:pPr>
    <w:rPr>
      <w:rFonts w:eastAsiaTheme="majorEastAsia" w:cstheme="majorBidi"/>
      <w:b/>
      <w:i/>
      <w:color w:val="888B8D" w:themeColor="text2"/>
    </w:rPr>
  </w:style>
  <w:style w:type="paragraph" w:styleId="Heading6">
    <w:name w:val="heading 6"/>
    <w:basedOn w:val="Normal"/>
    <w:next w:val="Normal"/>
    <w:link w:val="Heading6Char"/>
    <w:uiPriority w:val="9"/>
    <w:semiHidden/>
    <w:qFormat/>
    <w:locked/>
    <w:rsid w:val="00C34BC1"/>
    <w:pPr>
      <w:keepNext/>
      <w:keepLines/>
      <w:spacing w:before="200" w:after="0"/>
      <w:outlineLvl w:val="5"/>
    </w:pPr>
    <w:rPr>
      <w:rFonts w:asciiTheme="majorHAnsi" w:eastAsiaTheme="majorEastAsia" w:hAnsiTheme="majorHAnsi" w:cstheme="majorBidi"/>
      <w:i/>
      <w:iCs/>
      <w:color w:val="6847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6">
    <w:name w:val="Light List Accent 6"/>
    <w:basedOn w:val="TableNormal"/>
    <w:uiPriority w:val="61"/>
    <w:locked/>
    <w:rsid w:val="00C34BC1"/>
    <w:pPr>
      <w:spacing w:before="60" w:after="60" w:line="240" w:lineRule="auto"/>
    </w:pPr>
    <w:rPr>
      <w:rFonts w:ascii="Times New Roman" w:eastAsia="Times New Roman" w:hAnsi="Times New Roman" w:cs="Times New Roman"/>
      <w:sz w:val="20"/>
      <w:szCs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pPr>
        <w:spacing w:before="0" w:after="0" w:line="240" w:lineRule="auto"/>
      </w:pPr>
      <w:rPr>
        <w:b/>
        <w:bCs/>
        <w:color w:val="FFFFFF" w:themeColor="background1"/>
      </w:rPr>
      <w:tblPr/>
      <w:trPr>
        <w:tblHeader/>
      </w:trPr>
      <w:tcPr>
        <w:shd w:val="clear" w:color="auto" w:fill="739600" w:themeFill="accent6"/>
      </w:tcPr>
    </w:tblStylePr>
    <w:tblStylePr w:type="lastRow">
      <w:pPr>
        <w:spacing w:before="0" w:after="0" w:line="240" w:lineRule="auto"/>
      </w:pPr>
      <w:rPr>
        <w:b/>
        <w:bCs/>
      </w:rPr>
      <w:tblPr/>
      <w:tcPr>
        <w:tcBorders>
          <w:top w:val="double" w:sz="6" w:space="0" w:color="739600" w:themeColor="accent6"/>
          <w:left w:val="single" w:sz="8" w:space="0" w:color="739600" w:themeColor="accent6"/>
          <w:bottom w:val="single" w:sz="8" w:space="0" w:color="739600" w:themeColor="accent6"/>
          <w:right w:val="single" w:sz="8" w:space="0" w:color="739600" w:themeColor="accent6"/>
        </w:tcBorders>
      </w:tcPr>
    </w:tblStylePr>
    <w:tblStylePr w:type="firstCol">
      <w:rPr>
        <w:b/>
        <w:bCs/>
      </w:rPr>
    </w:tblStylePr>
    <w:tblStylePr w:type="lastCol">
      <w:rPr>
        <w:b/>
        <w:bCs/>
      </w:rPr>
    </w:tblStylePr>
    <w:tblStylePr w:type="band1Vert">
      <w:tblPr/>
      <w:tcPr>
        <w:tcBorders>
          <w:top w:val="single" w:sz="8" w:space="0" w:color="739600" w:themeColor="accent6"/>
          <w:left w:val="single" w:sz="8" w:space="0" w:color="739600" w:themeColor="accent6"/>
          <w:bottom w:val="single" w:sz="8" w:space="0" w:color="739600" w:themeColor="accent6"/>
          <w:right w:val="single" w:sz="8" w:space="0" w:color="739600" w:themeColor="accent6"/>
        </w:tcBorders>
      </w:tcPr>
    </w:tblStylePr>
    <w:tblStylePr w:type="band1Horz">
      <w:tblPr/>
      <w:tcPr>
        <w:tcBorders>
          <w:top w:val="single" w:sz="8" w:space="0" w:color="739600" w:themeColor="accent6"/>
          <w:left w:val="single" w:sz="8" w:space="0" w:color="739600" w:themeColor="accent6"/>
          <w:bottom w:val="single" w:sz="8" w:space="0" w:color="739600" w:themeColor="accent6"/>
          <w:right w:val="single" w:sz="8" w:space="0" w:color="739600" w:themeColor="accent6"/>
        </w:tcBorders>
      </w:tcPr>
    </w:tblStylePr>
  </w:style>
  <w:style w:type="table" w:styleId="MediumGrid3-Accent6">
    <w:name w:val="Medium Grid 3 Accent 6"/>
    <w:basedOn w:val="TableNormal"/>
    <w:uiPriority w:val="69"/>
    <w:locked/>
    <w:rsid w:val="00C34BC1"/>
    <w:pPr>
      <w:spacing w:after="0" w:line="240" w:lineRule="auto"/>
    </w:pPr>
    <w:rPr>
      <w:rFonts w:eastAsia="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FFA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96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96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96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96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4FF4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FF4B" w:themeFill="accent6" w:themeFillTint="7F"/>
      </w:tcPr>
    </w:tblStylePr>
  </w:style>
  <w:style w:type="paragraph" w:customStyle="1" w:styleId="TableColumnHeading">
    <w:name w:val="Table Column Heading"/>
    <w:basedOn w:val="Normal"/>
    <w:link w:val="TableColumnHeadingChar"/>
    <w:uiPriority w:val="1"/>
    <w:rsid w:val="008E690C"/>
    <w:pPr>
      <w:keepNext/>
      <w:spacing w:after="60"/>
      <w:ind w:left="29" w:right="29"/>
    </w:pPr>
  </w:style>
  <w:style w:type="character" w:customStyle="1" w:styleId="TableColumnHeadingChar">
    <w:name w:val="Table Column Heading Char"/>
    <w:link w:val="TableColumnHeading"/>
    <w:uiPriority w:val="1"/>
    <w:rsid w:val="008E690C"/>
  </w:style>
  <w:style w:type="paragraph" w:styleId="NormalWeb">
    <w:name w:val="Normal (Web)"/>
    <w:basedOn w:val="Normal"/>
    <w:uiPriority w:val="99"/>
    <w:semiHidden/>
    <w:unhideWhenUsed/>
    <w:rsid w:val="00C34BC1"/>
    <w:rPr>
      <w:rFonts w:ascii="Times New Roman" w:hAnsi="Times New Roman" w:cs="Times New Roman"/>
      <w:sz w:val="24"/>
      <w:szCs w:val="24"/>
    </w:rPr>
  </w:style>
  <w:style w:type="character" w:customStyle="1" w:styleId="Heading4Char">
    <w:name w:val="Heading 4 Char"/>
    <w:basedOn w:val="DefaultParagraphFont"/>
    <w:link w:val="Heading4"/>
    <w:uiPriority w:val="2"/>
    <w:rsid w:val="00FC34F4"/>
    <w:rPr>
      <w:rFonts w:eastAsiaTheme="majorEastAsia" w:cstheme="majorBidi"/>
      <w:b/>
      <w:bCs/>
      <w:iCs/>
      <w:color w:val="C36121"/>
    </w:rPr>
  </w:style>
  <w:style w:type="character" w:customStyle="1" w:styleId="Heading5Char">
    <w:name w:val="Heading 5 Char"/>
    <w:basedOn w:val="DefaultParagraphFont"/>
    <w:link w:val="Heading5"/>
    <w:uiPriority w:val="9"/>
    <w:semiHidden/>
    <w:rsid w:val="00C34BC1"/>
    <w:rPr>
      <w:rFonts w:eastAsiaTheme="majorEastAsia" w:cstheme="majorBidi"/>
      <w:b/>
      <w:i/>
      <w:color w:val="888B8D" w:themeColor="text2"/>
    </w:rPr>
  </w:style>
  <w:style w:type="character" w:customStyle="1" w:styleId="Heading6Char">
    <w:name w:val="Heading 6 Char"/>
    <w:basedOn w:val="DefaultParagraphFont"/>
    <w:link w:val="Heading6"/>
    <w:uiPriority w:val="9"/>
    <w:semiHidden/>
    <w:rsid w:val="00C34BC1"/>
    <w:rPr>
      <w:rFonts w:asciiTheme="majorHAnsi" w:eastAsiaTheme="majorEastAsia" w:hAnsiTheme="majorHAnsi" w:cstheme="majorBidi"/>
      <w:i/>
      <w:iCs/>
      <w:color w:val="684700" w:themeColor="accent1" w:themeShade="7F"/>
    </w:rPr>
  </w:style>
  <w:style w:type="paragraph" w:customStyle="1" w:styleId="Heading4Alternate">
    <w:name w:val="Heading 4 Alternate"/>
    <w:basedOn w:val="BodyText"/>
    <w:next w:val="BodyText"/>
    <w:link w:val="Heading4AlternateChar"/>
    <w:uiPriority w:val="2"/>
    <w:qFormat/>
    <w:rsid w:val="00EC3A37"/>
    <w:pPr>
      <w:pBdr>
        <w:bottom w:val="single" w:sz="8" w:space="1" w:color="C36121"/>
      </w:pBdr>
    </w:pPr>
    <w:rPr>
      <w:b/>
    </w:rPr>
  </w:style>
  <w:style w:type="character" w:customStyle="1" w:styleId="Heading4AlternateChar">
    <w:name w:val="Heading 4 Alternate Char"/>
    <w:basedOn w:val="Heading4Char"/>
    <w:link w:val="Heading4Alternate"/>
    <w:uiPriority w:val="2"/>
    <w:rsid w:val="00EC3A37"/>
    <w:rPr>
      <w:rFonts w:eastAsiaTheme="majorEastAsia" w:cstheme="majorBidi"/>
      <w:b/>
      <w:bCs w:val="0"/>
      <w:iCs w:val="0"/>
      <w:color w:val="C36121"/>
    </w:rPr>
  </w:style>
  <w:style w:type="paragraph" w:styleId="Index1">
    <w:name w:val="index 1"/>
    <w:aliases w:val="Index Item"/>
    <w:basedOn w:val="Normal"/>
    <w:next w:val="Normal"/>
    <w:uiPriority w:val="99"/>
    <w:semiHidden/>
    <w:rsid w:val="00C34BC1"/>
    <w:pPr>
      <w:spacing w:after="60"/>
      <w:ind w:left="360" w:hanging="360"/>
    </w:pPr>
  </w:style>
  <w:style w:type="paragraph" w:styleId="BalloonText">
    <w:name w:val="Balloon Text"/>
    <w:basedOn w:val="Normal"/>
    <w:link w:val="BalloonTextChar"/>
    <w:semiHidden/>
    <w:unhideWhenUsed/>
    <w:rsid w:val="005139E0"/>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5139E0"/>
    <w:rPr>
      <w:rFonts w:ascii="Tahoma" w:hAnsi="Tahoma" w:cs="Tahoma"/>
      <w:sz w:val="16"/>
      <w:szCs w:val="16"/>
    </w:rPr>
  </w:style>
  <w:style w:type="character" w:customStyle="1" w:styleId="UIElement">
    <w:name w:val="UI Element"/>
    <w:uiPriority w:val="1"/>
    <w:qFormat/>
    <w:rsid w:val="00C34BC1"/>
    <w:rPr>
      <w:rFonts w:ascii="Arial" w:hAnsi="Arial"/>
      <w:b/>
    </w:rPr>
  </w:style>
  <w:style w:type="paragraph" w:styleId="ListParagraph">
    <w:name w:val="List Paragraph"/>
    <w:basedOn w:val="Normal"/>
    <w:uiPriority w:val="34"/>
    <w:qFormat/>
    <w:rsid w:val="00C34BC1"/>
    <w:pPr>
      <w:ind w:left="720"/>
      <w:contextualSpacing/>
    </w:pPr>
  </w:style>
  <w:style w:type="paragraph" w:customStyle="1" w:styleId="TableOrderedListLevel1">
    <w:name w:val="Table Ordered List Level 1"/>
    <w:basedOn w:val="ListNumber"/>
    <w:uiPriority w:val="7"/>
    <w:qFormat/>
    <w:rsid w:val="00F40744"/>
    <w:pPr>
      <w:numPr>
        <w:numId w:val="10"/>
      </w:numPr>
      <w:spacing w:line="240" w:lineRule="exact"/>
      <w:contextualSpacing w:val="0"/>
      <w:outlineLvl w:val="0"/>
    </w:pPr>
    <w:rPr>
      <w:sz w:val="20"/>
    </w:rPr>
  </w:style>
  <w:style w:type="paragraph" w:customStyle="1" w:styleId="TableOrderedListLevel2">
    <w:name w:val="Table Ordered List Level 2"/>
    <w:basedOn w:val="ListNumber2"/>
    <w:uiPriority w:val="7"/>
    <w:rsid w:val="00F40744"/>
    <w:pPr>
      <w:numPr>
        <w:ilvl w:val="1"/>
        <w:numId w:val="10"/>
      </w:numPr>
      <w:spacing w:line="240" w:lineRule="exact"/>
      <w:contextualSpacing w:val="0"/>
      <w:outlineLvl w:val="1"/>
    </w:pPr>
    <w:rPr>
      <w:sz w:val="20"/>
    </w:rPr>
  </w:style>
  <w:style w:type="paragraph" w:styleId="ListNumber">
    <w:name w:val="List Number"/>
    <w:basedOn w:val="Normal"/>
    <w:uiPriority w:val="99"/>
    <w:semiHidden/>
    <w:locked/>
    <w:rsid w:val="00C34BC1"/>
    <w:pPr>
      <w:numPr>
        <w:numId w:val="2"/>
      </w:numPr>
      <w:contextualSpacing/>
    </w:pPr>
  </w:style>
  <w:style w:type="paragraph" w:customStyle="1" w:styleId="TableOrderedListLevel3">
    <w:name w:val="Table Ordered List Level 3"/>
    <w:basedOn w:val="ListNumber3"/>
    <w:uiPriority w:val="7"/>
    <w:rsid w:val="004D021B"/>
    <w:pPr>
      <w:numPr>
        <w:ilvl w:val="2"/>
        <w:numId w:val="10"/>
      </w:numPr>
      <w:spacing w:before="40" w:after="40" w:line="240" w:lineRule="exact"/>
      <w:contextualSpacing w:val="0"/>
      <w:outlineLvl w:val="2"/>
    </w:pPr>
    <w:rPr>
      <w:sz w:val="20"/>
    </w:rPr>
  </w:style>
  <w:style w:type="paragraph" w:styleId="ListNumber2">
    <w:name w:val="List Number 2"/>
    <w:basedOn w:val="Normal"/>
    <w:uiPriority w:val="99"/>
    <w:semiHidden/>
    <w:locked/>
    <w:rsid w:val="00C34BC1"/>
    <w:pPr>
      <w:numPr>
        <w:numId w:val="5"/>
      </w:numPr>
      <w:contextualSpacing/>
    </w:pPr>
  </w:style>
  <w:style w:type="numbering" w:customStyle="1" w:styleId="TableOrderedList">
    <w:name w:val="Table Ordered List"/>
    <w:basedOn w:val="NoList"/>
    <w:uiPriority w:val="99"/>
    <w:rsid w:val="00F40744"/>
    <w:pPr>
      <w:numPr>
        <w:numId w:val="6"/>
      </w:numPr>
    </w:pPr>
  </w:style>
  <w:style w:type="paragraph" w:styleId="ListNumber3">
    <w:name w:val="List Number 3"/>
    <w:basedOn w:val="Normal"/>
    <w:uiPriority w:val="99"/>
    <w:semiHidden/>
    <w:locked/>
    <w:rsid w:val="00C34BC1"/>
    <w:pPr>
      <w:contextualSpacing/>
    </w:pPr>
  </w:style>
  <w:style w:type="paragraph" w:styleId="ListBullet">
    <w:name w:val="List Bullet"/>
    <w:basedOn w:val="Normal"/>
    <w:uiPriority w:val="99"/>
    <w:semiHidden/>
    <w:locked/>
    <w:rsid w:val="00C34BC1"/>
    <w:pPr>
      <w:numPr>
        <w:numId w:val="1"/>
      </w:numPr>
      <w:contextualSpacing/>
    </w:pPr>
  </w:style>
  <w:style w:type="paragraph" w:customStyle="1" w:styleId="TableBulletLevel1">
    <w:name w:val="Table Bullet Level 1"/>
    <w:basedOn w:val="ListBullet"/>
    <w:uiPriority w:val="7"/>
    <w:qFormat/>
    <w:rsid w:val="004D021B"/>
    <w:pPr>
      <w:numPr>
        <w:numId w:val="11"/>
      </w:numPr>
      <w:spacing w:before="40" w:after="40" w:line="240" w:lineRule="exact"/>
      <w:contextualSpacing w:val="0"/>
      <w:outlineLvl w:val="0"/>
    </w:pPr>
    <w:rPr>
      <w:sz w:val="20"/>
    </w:rPr>
  </w:style>
  <w:style w:type="paragraph" w:customStyle="1" w:styleId="TableBulletLevel2">
    <w:name w:val="Table Bullet Level 2"/>
    <w:basedOn w:val="ListBullet2"/>
    <w:uiPriority w:val="7"/>
    <w:rsid w:val="004D021B"/>
    <w:pPr>
      <w:numPr>
        <w:ilvl w:val="1"/>
        <w:numId w:val="11"/>
      </w:numPr>
      <w:spacing w:before="40" w:after="40" w:line="240" w:lineRule="exact"/>
      <w:contextualSpacing w:val="0"/>
      <w:outlineLvl w:val="1"/>
    </w:pPr>
    <w:rPr>
      <w:sz w:val="20"/>
    </w:rPr>
  </w:style>
  <w:style w:type="paragraph" w:customStyle="1" w:styleId="TableBulletLevel3">
    <w:name w:val="Table Bullet Level 3"/>
    <w:basedOn w:val="ListBullet3"/>
    <w:uiPriority w:val="7"/>
    <w:rsid w:val="004D021B"/>
    <w:pPr>
      <w:numPr>
        <w:ilvl w:val="2"/>
        <w:numId w:val="11"/>
      </w:numPr>
      <w:spacing w:before="40" w:after="40" w:line="240" w:lineRule="exact"/>
      <w:contextualSpacing w:val="0"/>
      <w:outlineLvl w:val="2"/>
    </w:pPr>
    <w:rPr>
      <w:sz w:val="20"/>
    </w:rPr>
  </w:style>
  <w:style w:type="paragraph" w:styleId="ListBullet2">
    <w:name w:val="List Bullet 2"/>
    <w:basedOn w:val="Normal"/>
    <w:uiPriority w:val="99"/>
    <w:semiHidden/>
    <w:locked/>
    <w:rsid w:val="00C34BC1"/>
    <w:pPr>
      <w:numPr>
        <w:numId w:val="3"/>
      </w:numPr>
      <w:contextualSpacing/>
    </w:pPr>
  </w:style>
  <w:style w:type="paragraph" w:customStyle="1" w:styleId="TableBodyText">
    <w:name w:val="Table Body Text"/>
    <w:basedOn w:val="Normal"/>
    <w:uiPriority w:val="1"/>
    <w:rsid w:val="008E690C"/>
    <w:pPr>
      <w:spacing w:beforeLines="40" w:before="40" w:afterLines="20" w:after="20"/>
    </w:pPr>
    <w:rPr>
      <w:sz w:val="20"/>
    </w:rPr>
  </w:style>
  <w:style w:type="paragraph" w:styleId="ListBullet3">
    <w:name w:val="List Bullet 3"/>
    <w:basedOn w:val="Normal"/>
    <w:uiPriority w:val="99"/>
    <w:semiHidden/>
    <w:locked/>
    <w:rsid w:val="00C34BC1"/>
    <w:pPr>
      <w:numPr>
        <w:numId w:val="4"/>
      </w:numPr>
      <w:contextualSpacing/>
    </w:pPr>
  </w:style>
  <w:style w:type="numbering" w:customStyle="1" w:styleId="TableBulletedList">
    <w:name w:val="Table Bulleted List"/>
    <w:basedOn w:val="NoList"/>
    <w:uiPriority w:val="99"/>
    <w:rsid w:val="006052DC"/>
    <w:pPr>
      <w:numPr>
        <w:numId w:val="7"/>
      </w:numPr>
    </w:pPr>
  </w:style>
  <w:style w:type="paragraph" w:customStyle="1" w:styleId="ListOrderedLevel1">
    <w:name w:val="List Ordered Level 1"/>
    <w:basedOn w:val="ListNumber"/>
    <w:autoRedefine/>
    <w:uiPriority w:val="5"/>
    <w:qFormat/>
    <w:rsid w:val="000138BD"/>
    <w:pPr>
      <w:numPr>
        <w:numId w:val="0"/>
      </w:numPr>
      <w:tabs>
        <w:tab w:val="left" w:pos="360"/>
      </w:tabs>
      <w:spacing w:before="0" w:after="200" w:line="276" w:lineRule="auto"/>
      <w:ind w:left="360" w:hanging="360"/>
      <w:contextualSpacing w:val="0"/>
    </w:pPr>
    <w:rPr>
      <w:rFonts w:ascii="Segoe UI" w:hAnsi="Segoe UI" w:cs="Segoe UI"/>
    </w:rPr>
  </w:style>
  <w:style w:type="paragraph" w:customStyle="1" w:styleId="ListOrderedLevel2">
    <w:name w:val="List Ordered Level 2"/>
    <w:basedOn w:val="ListOrderedLevel1"/>
    <w:autoRedefine/>
    <w:uiPriority w:val="5"/>
    <w:rsid w:val="00CA68E2"/>
    <w:pPr>
      <w:numPr>
        <w:ilvl w:val="1"/>
      </w:numPr>
      <w:spacing w:before="40" w:after="40"/>
      <w:ind w:left="360" w:hanging="360"/>
    </w:pPr>
    <w:rPr>
      <w:noProof/>
    </w:rPr>
  </w:style>
  <w:style w:type="paragraph" w:customStyle="1" w:styleId="ListOrderedLevel3">
    <w:name w:val="List Ordered Level 3"/>
    <w:basedOn w:val="ListOrderedLevel2"/>
    <w:uiPriority w:val="5"/>
    <w:rsid w:val="004D021B"/>
    <w:pPr>
      <w:numPr>
        <w:ilvl w:val="2"/>
      </w:numPr>
      <w:ind w:left="360" w:hanging="360"/>
    </w:pPr>
  </w:style>
  <w:style w:type="numbering" w:customStyle="1" w:styleId="ListOrdered">
    <w:name w:val="List Ordered"/>
    <w:basedOn w:val="NoList"/>
    <w:uiPriority w:val="99"/>
    <w:rsid w:val="00580A2B"/>
    <w:pPr>
      <w:numPr>
        <w:numId w:val="8"/>
      </w:numPr>
    </w:pPr>
  </w:style>
  <w:style w:type="character" w:styleId="Hyperlink">
    <w:name w:val="Hyperlink"/>
    <w:aliases w:val="Link"/>
    <w:uiPriority w:val="99"/>
    <w:rsid w:val="00C34BC1"/>
    <w:rPr>
      <w:rFonts w:ascii="Arial" w:hAnsi="Arial"/>
      <w:color w:val="0064A4"/>
      <w:u w:val="single"/>
    </w:rPr>
  </w:style>
  <w:style w:type="paragraph" w:customStyle="1" w:styleId="ListBulletLevel1">
    <w:name w:val="List Bullet Level 1"/>
    <w:basedOn w:val="ListBullet"/>
    <w:autoRedefine/>
    <w:uiPriority w:val="5"/>
    <w:qFormat/>
    <w:rsid w:val="00FE120A"/>
    <w:pPr>
      <w:numPr>
        <w:numId w:val="9"/>
      </w:numPr>
      <w:contextualSpacing w:val="0"/>
    </w:pPr>
  </w:style>
  <w:style w:type="paragraph" w:customStyle="1" w:styleId="ListBulletLevel2">
    <w:name w:val="List Bullet Level 2"/>
    <w:basedOn w:val="ListBullet2"/>
    <w:uiPriority w:val="5"/>
    <w:rsid w:val="004D021B"/>
    <w:pPr>
      <w:numPr>
        <w:ilvl w:val="1"/>
        <w:numId w:val="9"/>
      </w:numPr>
      <w:spacing w:before="40" w:after="40"/>
      <w:contextualSpacing w:val="0"/>
    </w:pPr>
  </w:style>
  <w:style w:type="paragraph" w:customStyle="1" w:styleId="ListBulletLevel3">
    <w:name w:val="List Bullet Level 3"/>
    <w:basedOn w:val="ListBullet3"/>
    <w:uiPriority w:val="5"/>
    <w:rsid w:val="004D021B"/>
    <w:pPr>
      <w:numPr>
        <w:ilvl w:val="2"/>
        <w:numId w:val="9"/>
      </w:numPr>
      <w:spacing w:before="40" w:after="40"/>
      <w:contextualSpacing w:val="0"/>
    </w:pPr>
  </w:style>
  <w:style w:type="paragraph" w:styleId="Index2">
    <w:name w:val="index 2"/>
    <w:aliases w:val="Index Item Level 2"/>
    <w:basedOn w:val="Normal"/>
    <w:next w:val="Normal"/>
    <w:uiPriority w:val="99"/>
    <w:semiHidden/>
    <w:rsid w:val="00C34BC1"/>
    <w:pPr>
      <w:spacing w:after="60"/>
      <w:ind w:left="720" w:hanging="360"/>
    </w:pPr>
  </w:style>
  <w:style w:type="paragraph" w:styleId="Index3">
    <w:name w:val="index 3"/>
    <w:aliases w:val="Index Item Level 3"/>
    <w:basedOn w:val="Normal"/>
    <w:next w:val="Normal"/>
    <w:uiPriority w:val="5"/>
    <w:semiHidden/>
    <w:rsid w:val="00C34BC1"/>
    <w:pPr>
      <w:ind w:left="1080" w:hanging="360"/>
    </w:pPr>
  </w:style>
  <w:style w:type="table" w:customStyle="1" w:styleId="DefinitionsTable">
    <w:name w:val="Definitions Table"/>
    <w:basedOn w:val="TableNormal"/>
    <w:uiPriority w:val="99"/>
    <w:rsid w:val="004E6432"/>
    <w:pPr>
      <w:spacing w:after="0" w:line="240" w:lineRule="exact"/>
    </w:pPr>
    <w:rPr>
      <w:sz w:val="20"/>
    </w:rPr>
    <w:tblPr>
      <w:tblStyleRowBandSize w:val="1"/>
      <w:tblInd w:w="115" w:type="dxa"/>
      <w:tblCellMar>
        <w:left w:w="115" w:type="dxa"/>
        <w:right w:w="115" w:type="dxa"/>
      </w:tblCellMar>
    </w:tblPr>
    <w:trPr>
      <w:cantSplit/>
    </w:trPr>
    <w:tblStylePr w:type="firstRow">
      <w:pPr>
        <w:wordWrap/>
      </w:pPr>
      <w:rPr>
        <w:rFonts w:ascii="Arial" w:hAnsi="Arial"/>
        <w:sz w:val="20"/>
      </w:rPr>
      <w:tblPr/>
      <w:tcPr>
        <w:tcBorders>
          <w:top w:val="nil"/>
          <w:left w:val="nil"/>
          <w:bottom w:val="nil"/>
          <w:right w:val="nil"/>
          <w:insideH w:val="nil"/>
          <w:insideV w:val="nil"/>
          <w:tl2br w:val="nil"/>
          <w:tr2bl w:val="nil"/>
        </w:tcBorders>
      </w:tcPr>
    </w:tblStylePr>
    <w:tblStylePr w:type="firstCol">
      <w:pPr>
        <w:jc w:val="left"/>
      </w:pPr>
      <w:rPr>
        <w:rFonts w:ascii="Arial" w:hAnsi="Arial"/>
        <w:sz w:val="20"/>
      </w:rPr>
      <w:tblPr/>
      <w:trPr>
        <w:cantSplit w:val="0"/>
      </w:trPr>
    </w:tblStylePr>
  </w:style>
  <w:style w:type="table" w:styleId="TableGrid">
    <w:name w:val="Table Grid"/>
    <w:basedOn w:val="TableNormal"/>
    <w:uiPriority w:val="59"/>
    <w:locked/>
    <w:rsid w:val="001A7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locked/>
    <w:rsid w:val="00C34BC1"/>
    <w:rPr>
      <w:i/>
      <w:iCs/>
    </w:rPr>
  </w:style>
  <w:style w:type="paragraph" w:styleId="BodyText">
    <w:name w:val="Body Text"/>
    <w:basedOn w:val="Normal"/>
    <w:link w:val="BodyTextChar"/>
    <w:autoRedefine/>
    <w:uiPriority w:val="1"/>
    <w:qFormat/>
    <w:rsid w:val="00D970C7"/>
  </w:style>
  <w:style w:type="character" w:customStyle="1" w:styleId="BodyTextChar">
    <w:name w:val="Body Text Char"/>
    <w:basedOn w:val="DefaultParagraphFont"/>
    <w:link w:val="BodyText"/>
    <w:uiPriority w:val="1"/>
    <w:rsid w:val="00D970C7"/>
  </w:style>
  <w:style w:type="paragraph" w:customStyle="1" w:styleId="ApplicationName">
    <w:name w:val="Application Name"/>
    <w:next w:val="ApplicationReleaseVersion"/>
    <w:rsid w:val="005E75AF"/>
    <w:pPr>
      <w:spacing w:before="8000" w:after="0" w:line="320" w:lineRule="exact"/>
      <w:ind w:left="5040"/>
    </w:pPr>
    <w:rPr>
      <w:b/>
      <w:sz w:val="28"/>
    </w:rPr>
  </w:style>
  <w:style w:type="paragraph" w:customStyle="1" w:styleId="ApplicationReleaseVersion">
    <w:name w:val="Application Release Version"/>
    <w:next w:val="Normal"/>
    <w:rsid w:val="005E75AF"/>
    <w:pPr>
      <w:spacing w:after="120" w:line="280" w:lineRule="exact"/>
      <w:ind w:left="5040"/>
    </w:pPr>
    <w:rPr>
      <w:sz w:val="24"/>
    </w:rPr>
  </w:style>
  <w:style w:type="paragraph" w:customStyle="1" w:styleId="DocumentSubtitle">
    <w:name w:val="Document Subtitle"/>
    <w:next w:val="ApplicationName"/>
    <w:rsid w:val="00C34BC1"/>
    <w:pPr>
      <w:pBdr>
        <w:bottom w:val="single" w:sz="12" w:space="8" w:color="808080"/>
      </w:pBdr>
      <w:spacing w:before="120" w:after="240" w:line="400" w:lineRule="exact"/>
      <w:ind w:left="216"/>
    </w:pPr>
    <w:rPr>
      <w:sz w:val="36"/>
    </w:rPr>
  </w:style>
  <w:style w:type="paragraph" w:customStyle="1" w:styleId="DocumentTitle">
    <w:name w:val="Document Title"/>
    <w:next w:val="DocumentSubtitle"/>
    <w:rsid w:val="00C34BC1"/>
    <w:pPr>
      <w:pBdr>
        <w:bottom w:val="single" w:sz="12" w:space="8" w:color="808080"/>
      </w:pBdr>
      <w:spacing w:before="1440" w:after="240" w:line="540" w:lineRule="exact"/>
      <w:ind w:left="216"/>
    </w:pPr>
    <w:rPr>
      <w:sz w:val="48"/>
    </w:rPr>
  </w:style>
  <w:style w:type="paragraph" w:customStyle="1" w:styleId="BodyTextIndented">
    <w:name w:val="Body Text Indented"/>
    <w:basedOn w:val="Normal"/>
    <w:next w:val="Normal"/>
    <w:uiPriority w:val="1"/>
    <w:rsid w:val="001E4153"/>
    <w:pPr>
      <w:ind w:left="360"/>
    </w:pPr>
  </w:style>
  <w:style w:type="paragraph" w:styleId="Caption">
    <w:name w:val="caption"/>
    <w:basedOn w:val="Normal"/>
    <w:next w:val="Normal"/>
    <w:uiPriority w:val="19"/>
    <w:rsid w:val="009175A6"/>
    <w:pPr>
      <w:keepLines/>
      <w:spacing w:after="360" w:line="240" w:lineRule="exact"/>
    </w:pPr>
    <w:rPr>
      <w:bCs/>
      <w:sz w:val="20"/>
      <w:szCs w:val="18"/>
    </w:rPr>
  </w:style>
  <w:style w:type="paragraph" w:customStyle="1" w:styleId="ChapterTitle">
    <w:name w:val="Chapter Title"/>
    <w:next w:val="BodyText"/>
    <w:uiPriority w:val="2"/>
    <w:qFormat/>
    <w:rsid w:val="00552A62"/>
    <w:pPr>
      <w:pBdr>
        <w:bottom w:val="single" w:sz="8" w:space="1" w:color="C36121"/>
      </w:pBdr>
      <w:spacing w:after="360" w:line="520" w:lineRule="exact"/>
    </w:pPr>
    <w:rPr>
      <w:sz w:val="48"/>
    </w:rPr>
  </w:style>
  <w:style w:type="paragraph" w:customStyle="1" w:styleId="Citation">
    <w:name w:val="Citation"/>
    <w:basedOn w:val="Normal"/>
    <w:uiPriority w:val="19"/>
    <w:rsid w:val="00C34BC1"/>
    <w:pPr>
      <w:ind w:left="360" w:hanging="360"/>
    </w:pPr>
  </w:style>
  <w:style w:type="paragraph" w:customStyle="1" w:styleId="CodeExample">
    <w:name w:val="Code Example"/>
    <w:uiPriority w:val="1"/>
    <w:rsid w:val="00C34BC1"/>
    <w:pPr>
      <w:spacing w:line="240" w:lineRule="exact"/>
      <w:contextualSpacing/>
    </w:pPr>
    <w:rPr>
      <w:rFonts w:ascii="Courier New" w:hAnsi="Courier New"/>
      <w:color w:val="007983"/>
      <w:sz w:val="20"/>
    </w:rPr>
  </w:style>
  <w:style w:type="paragraph" w:customStyle="1" w:styleId="CodeExampleIndented">
    <w:name w:val="Code Example Indented"/>
    <w:basedOn w:val="CodeExample"/>
    <w:next w:val="CodeExample"/>
    <w:uiPriority w:val="1"/>
    <w:rsid w:val="00C34BC1"/>
    <w:pPr>
      <w:ind w:left="360"/>
    </w:pPr>
  </w:style>
  <w:style w:type="character" w:customStyle="1" w:styleId="CodeValue">
    <w:name w:val="Code Value"/>
    <w:uiPriority w:val="1"/>
    <w:rsid w:val="00C34BC1"/>
    <w:rPr>
      <w:rFonts w:ascii="Courier New" w:hAnsi="Courier New"/>
      <w:color w:val="007983"/>
      <w:sz w:val="22"/>
    </w:rPr>
  </w:style>
  <w:style w:type="paragraph" w:styleId="Footer">
    <w:name w:val="footer"/>
    <w:basedOn w:val="Normal"/>
    <w:link w:val="FooterChar"/>
    <w:uiPriority w:val="19"/>
    <w:rsid w:val="00C34BC1"/>
    <w:pPr>
      <w:tabs>
        <w:tab w:val="right" w:pos="0"/>
        <w:tab w:val="right" w:pos="9187"/>
      </w:tabs>
      <w:spacing w:after="0" w:line="240" w:lineRule="exact"/>
    </w:pPr>
    <w:rPr>
      <w:sz w:val="20"/>
    </w:rPr>
  </w:style>
  <w:style w:type="character" w:customStyle="1" w:styleId="FooterChar">
    <w:name w:val="Footer Char"/>
    <w:basedOn w:val="DefaultParagraphFont"/>
    <w:link w:val="Footer"/>
    <w:uiPriority w:val="19"/>
    <w:rsid w:val="005139E0"/>
    <w:rPr>
      <w:sz w:val="20"/>
    </w:rPr>
  </w:style>
  <w:style w:type="character" w:styleId="FootnoteReference">
    <w:name w:val="footnote reference"/>
    <w:uiPriority w:val="19"/>
    <w:rsid w:val="00C34BC1"/>
    <w:rPr>
      <w:rFonts w:ascii="Arial" w:hAnsi="Arial"/>
      <w:b w:val="0"/>
      <w:i w:val="0"/>
      <w:sz w:val="22"/>
      <w:vertAlign w:val="superscript"/>
    </w:rPr>
  </w:style>
  <w:style w:type="paragraph" w:styleId="FootnoteText">
    <w:name w:val="footnote text"/>
    <w:basedOn w:val="Normal"/>
    <w:link w:val="FootnoteTextChar"/>
    <w:uiPriority w:val="19"/>
    <w:rsid w:val="00C34BC1"/>
    <w:pPr>
      <w:spacing w:after="60" w:line="220" w:lineRule="exact"/>
    </w:pPr>
    <w:rPr>
      <w:sz w:val="18"/>
      <w:szCs w:val="20"/>
    </w:rPr>
  </w:style>
  <w:style w:type="character" w:customStyle="1" w:styleId="FootnoteTextChar">
    <w:name w:val="Footnote Text Char"/>
    <w:basedOn w:val="DefaultParagraphFont"/>
    <w:link w:val="FootnoteText"/>
    <w:uiPriority w:val="19"/>
    <w:rsid w:val="005139E0"/>
    <w:rPr>
      <w:sz w:val="18"/>
      <w:szCs w:val="20"/>
    </w:rPr>
  </w:style>
  <w:style w:type="paragraph" w:customStyle="1" w:styleId="GlossaryDefinition">
    <w:name w:val="Glossary Definition"/>
    <w:basedOn w:val="Normal"/>
    <w:next w:val="GlossaryTerm"/>
    <w:uiPriority w:val="4"/>
    <w:rsid w:val="00C34BC1"/>
    <w:pPr>
      <w:spacing w:line="240" w:lineRule="exact"/>
    </w:pPr>
    <w:rPr>
      <w:sz w:val="20"/>
    </w:rPr>
  </w:style>
  <w:style w:type="paragraph" w:customStyle="1" w:styleId="GlossaryTerm">
    <w:name w:val="Glossary Term"/>
    <w:basedOn w:val="Normal"/>
    <w:next w:val="GlossaryDefinition"/>
    <w:uiPriority w:val="4"/>
    <w:rsid w:val="00C34BC1"/>
    <w:pPr>
      <w:spacing w:after="40" w:line="240" w:lineRule="exact"/>
    </w:pPr>
    <w:rPr>
      <w:b/>
      <w:sz w:val="20"/>
    </w:rPr>
  </w:style>
  <w:style w:type="paragraph" w:styleId="Header">
    <w:name w:val="header"/>
    <w:basedOn w:val="Normal"/>
    <w:link w:val="HeaderChar"/>
    <w:uiPriority w:val="99"/>
    <w:rsid w:val="00C34BC1"/>
    <w:pPr>
      <w:tabs>
        <w:tab w:val="right" w:pos="9187"/>
      </w:tabs>
      <w:spacing w:after="0" w:line="240" w:lineRule="exact"/>
    </w:pPr>
    <w:rPr>
      <w:sz w:val="20"/>
    </w:rPr>
  </w:style>
  <w:style w:type="character" w:customStyle="1" w:styleId="HeaderChar">
    <w:name w:val="Header Char"/>
    <w:basedOn w:val="DefaultParagraphFont"/>
    <w:link w:val="Header"/>
    <w:uiPriority w:val="99"/>
    <w:rsid w:val="005139E0"/>
    <w:rPr>
      <w:sz w:val="20"/>
    </w:rPr>
  </w:style>
  <w:style w:type="character" w:customStyle="1" w:styleId="Heading1Char">
    <w:name w:val="Heading 1 Char"/>
    <w:basedOn w:val="DefaultParagraphFont"/>
    <w:link w:val="Heading1"/>
    <w:uiPriority w:val="9"/>
    <w:rsid w:val="00FC34F4"/>
    <w:rPr>
      <w:rFonts w:eastAsiaTheme="majorEastAsia" w:cstheme="majorBidi"/>
      <w:bCs/>
      <w:sz w:val="40"/>
      <w:szCs w:val="28"/>
    </w:rPr>
  </w:style>
  <w:style w:type="character" w:customStyle="1" w:styleId="Heading2Char">
    <w:name w:val="Heading 2 Char"/>
    <w:basedOn w:val="DefaultParagraphFont"/>
    <w:link w:val="Heading2"/>
    <w:uiPriority w:val="9"/>
    <w:rsid w:val="00FC34F4"/>
    <w:rPr>
      <w:rFonts w:eastAsiaTheme="majorEastAsia" w:cstheme="majorBidi"/>
      <w:b/>
      <w:bCs/>
      <w:color w:val="C36121"/>
      <w:sz w:val="28"/>
      <w:szCs w:val="26"/>
    </w:rPr>
  </w:style>
  <w:style w:type="character" w:customStyle="1" w:styleId="Heading3Char">
    <w:name w:val="Heading 3 Char"/>
    <w:basedOn w:val="DefaultParagraphFont"/>
    <w:link w:val="Heading3"/>
    <w:uiPriority w:val="2"/>
    <w:rsid w:val="00FC34F4"/>
    <w:rPr>
      <w:rFonts w:eastAsiaTheme="majorEastAsia" w:cstheme="majorBidi"/>
      <w:b/>
      <w:bCs/>
      <w:sz w:val="24"/>
    </w:rPr>
  </w:style>
  <w:style w:type="table" w:customStyle="1" w:styleId="StandardTable">
    <w:name w:val="Standard Table"/>
    <w:basedOn w:val="TableNormal"/>
    <w:uiPriority w:val="99"/>
    <w:rsid w:val="004E6432"/>
    <w:pPr>
      <w:spacing w:after="0" w:line="240" w:lineRule="exact"/>
    </w:pPr>
    <w:tblPr>
      <w:tblStyleRowBandSize w:val="1"/>
      <w:tblInd w:w="115" w:type="dxa"/>
      <w:tblBorders>
        <w:bottom w:val="single" w:sz="4" w:space="0" w:color="CCCCCC"/>
      </w:tblBorders>
      <w:tblCellMar>
        <w:left w:w="115" w:type="dxa"/>
        <w:right w:w="115" w:type="dxa"/>
      </w:tblCellMar>
    </w:tblPr>
    <w:trPr>
      <w:cantSplit/>
    </w:trPr>
    <w:tblStylePr w:type="firstRow">
      <w:pPr>
        <w:wordWrap/>
        <w:spacing w:beforeLines="0" w:before="120" w:beforeAutospacing="0" w:afterLines="0" w:after="60" w:afterAutospacing="0" w:line="260" w:lineRule="exact"/>
        <w:contextualSpacing w:val="0"/>
      </w:pPr>
      <w:rPr>
        <w:rFonts w:ascii="Arial" w:hAnsi="Arial"/>
        <w:b/>
        <w:sz w:val="20"/>
      </w:rPr>
      <w:tblPr/>
      <w:trPr>
        <w:tblHeader/>
      </w:trPr>
      <w:tcPr>
        <w:tcBorders>
          <w:top w:val="single" w:sz="4" w:space="0" w:color="CCCCCC"/>
          <w:left w:val="nil"/>
          <w:bottom w:val="single" w:sz="4" w:space="0" w:color="CCCCCC"/>
          <w:right w:val="nil"/>
          <w:insideH w:val="nil"/>
          <w:insideV w:val="single" w:sz="4" w:space="0" w:color="CCCCCC"/>
          <w:tl2br w:val="nil"/>
          <w:tr2bl w:val="nil"/>
        </w:tcBorders>
        <w:shd w:val="clear" w:color="auto" w:fill="F3F3F3"/>
      </w:tcPr>
    </w:tblStylePr>
    <w:tblStylePr w:type="band1Horz">
      <w:pPr>
        <w:wordWrap/>
        <w:spacing w:beforeLines="40" w:before="40" w:beforeAutospacing="0" w:afterLines="20" w:after="20" w:afterAutospacing="0" w:line="240" w:lineRule="exact"/>
        <w:contextualSpacing w:val="0"/>
      </w:pPr>
      <w:rPr>
        <w:sz w:val="20"/>
      </w:rPr>
      <w:tblPr/>
      <w:tcPr>
        <w:tcBorders>
          <w:top w:val="nil"/>
          <w:left w:val="nil"/>
          <w:bottom w:val="single" w:sz="4" w:space="0" w:color="CCCCCC"/>
          <w:right w:val="nil"/>
          <w:insideH w:val="nil"/>
          <w:insideV w:val="nil"/>
          <w:tl2br w:val="nil"/>
          <w:tr2bl w:val="nil"/>
        </w:tcBorders>
      </w:tcPr>
    </w:tblStylePr>
    <w:tblStylePr w:type="band2Horz">
      <w:pPr>
        <w:wordWrap/>
        <w:spacing w:beforeLines="40" w:before="40" w:beforeAutospacing="0" w:afterLines="20" w:after="20" w:afterAutospacing="0" w:line="240" w:lineRule="exact"/>
        <w:contextualSpacing w:val="0"/>
      </w:pPr>
      <w:rPr>
        <w:rFonts w:ascii="Arial" w:hAnsi="Arial"/>
        <w:sz w:val="20"/>
      </w:rPr>
      <w:tblPr/>
      <w:tcPr>
        <w:tcBorders>
          <w:top w:val="nil"/>
          <w:left w:val="nil"/>
          <w:bottom w:val="single" w:sz="4" w:space="0" w:color="CCCCCC"/>
          <w:right w:val="nil"/>
          <w:insideH w:val="nil"/>
          <w:insideV w:val="nil"/>
          <w:tl2br w:val="nil"/>
          <w:tr2bl w:val="nil"/>
        </w:tcBorders>
        <w:shd w:val="clear" w:color="auto" w:fill="F3F3F3"/>
      </w:tcPr>
    </w:tblStylePr>
  </w:style>
  <w:style w:type="paragraph" w:customStyle="1" w:styleId="Copyright">
    <w:name w:val="Copyright"/>
    <w:basedOn w:val="Normal"/>
    <w:uiPriority w:val="19"/>
    <w:rsid w:val="00C34BC1"/>
    <w:pPr>
      <w:spacing w:line="240" w:lineRule="exact"/>
    </w:pPr>
    <w:rPr>
      <w:sz w:val="20"/>
    </w:rPr>
  </w:style>
  <w:style w:type="character" w:styleId="CommentReference">
    <w:name w:val="annotation reference"/>
    <w:basedOn w:val="DefaultParagraphFont"/>
    <w:uiPriority w:val="99"/>
    <w:semiHidden/>
    <w:unhideWhenUsed/>
    <w:rsid w:val="00C34BC1"/>
    <w:rPr>
      <w:sz w:val="16"/>
      <w:szCs w:val="16"/>
    </w:rPr>
  </w:style>
  <w:style w:type="paragraph" w:styleId="CommentText">
    <w:name w:val="annotation text"/>
    <w:basedOn w:val="Normal"/>
    <w:link w:val="CommentTextChar"/>
    <w:uiPriority w:val="99"/>
    <w:semiHidden/>
    <w:unhideWhenUsed/>
    <w:rsid w:val="00C34BC1"/>
    <w:rPr>
      <w:sz w:val="20"/>
      <w:szCs w:val="20"/>
    </w:rPr>
  </w:style>
  <w:style w:type="character" w:customStyle="1" w:styleId="CommentTextChar">
    <w:name w:val="Comment Text Char"/>
    <w:basedOn w:val="DefaultParagraphFont"/>
    <w:link w:val="CommentText"/>
    <w:uiPriority w:val="99"/>
    <w:semiHidden/>
    <w:rsid w:val="00C34BC1"/>
    <w:rPr>
      <w:sz w:val="20"/>
      <w:szCs w:val="20"/>
    </w:rPr>
  </w:style>
  <w:style w:type="paragraph" w:styleId="CommentSubject">
    <w:name w:val="annotation subject"/>
    <w:basedOn w:val="CommentText"/>
    <w:next w:val="CommentText"/>
    <w:link w:val="CommentSubjectChar"/>
    <w:uiPriority w:val="99"/>
    <w:semiHidden/>
    <w:unhideWhenUsed/>
    <w:rsid w:val="00C34BC1"/>
    <w:rPr>
      <w:b/>
      <w:bCs/>
    </w:rPr>
  </w:style>
  <w:style w:type="character" w:customStyle="1" w:styleId="CommentSubjectChar">
    <w:name w:val="Comment Subject Char"/>
    <w:basedOn w:val="CommentTextChar"/>
    <w:link w:val="CommentSubject"/>
    <w:uiPriority w:val="99"/>
    <w:semiHidden/>
    <w:rsid w:val="00C34BC1"/>
    <w:rPr>
      <w:b/>
      <w:bCs/>
      <w:sz w:val="20"/>
      <w:szCs w:val="20"/>
    </w:rPr>
  </w:style>
  <w:style w:type="paragraph" w:styleId="TOCHeading">
    <w:name w:val="TOC Heading"/>
    <w:basedOn w:val="Heading1"/>
    <w:next w:val="Normal"/>
    <w:uiPriority w:val="39"/>
    <w:qFormat/>
    <w:rsid w:val="00C34BC1"/>
    <w:pPr>
      <w:pBdr>
        <w:bottom w:val="single" w:sz="8" w:space="1" w:color="C36121"/>
      </w:pBdr>
      <w:spacing w:before="0" w:after="360"/>
      <w:outlineLvl w:val="9"/>
    </w:pPr>
    <w:rPr>
      <w:rFonts w:asciiTheme="majorHAnsi" w:hAnsiTheme="majorHAnsi"/>
      <w:lang w:eastAsia="ja-JP"/>
    </w:rPr>
  </w:style>
  <w:style w:type="paragraph" w:styleId="TOC1">
    <w:name w:val="toc 1"/>
    <w:aliases w:val="TOC.Chapter Heading"/>
    <w:basedOn w:val="BodyText"/>
    <w:next w:val="Normal"/>
    <w:autoRedefine/>
    <w:uiPriority w:val="39"/>
    <w:rsid w:val="00C34BC1"/>
    <w:pPr>
      <w:tabs>
        <w:tab w:val="right" w:leader="dot" w:pos="9350"/>
      </w:tabs>
      <w:spacing w:after="0"/>
    </w:pPr>
    <w:rPr>
      <w:b/>
    </w:rPr>
  </w:style>
  <w:style w:type="paragraph" w:styleId="TOC2">
    <w:name w:val="toc 2"/>
    <w:aliases w:val="TOC Heading Level 2"/>
    <w:basedOn w:val="BodyText"/>
    <w:next w:val="Normal"/>
    <w:autoRedefine/>
    <w:uiPriority w:val="39"/>
    <w:rsid w:val="00C34BC1"/>
    <w:pPr>
      <w:spacing w:after="0"/>
      <w:ind w:left="360"/>
    </w:pPr>
  </w:style>
  <w:style w:type="paragraph" w:styleId="TOC3">
    <w:name w:val="toc 3"/>
    <w:aliases w:val="TOC Heading Level 3"/>
    <w:basedOn w:val="BodyText"/>
    <w:next w:val="Normal"/>
    <w:autoRedefine/>
    <w:uiPriority w:val="39"/>
    <w:rsid w:val="00C34BC1"/>
    <w:pPr>
      <w:spacing w:after="0"/>
      <w:ind w:left="720"/>
    </w:pPr>
  </w:style>
  <w:style w:type="paragraph" w:styleId="TOC4">
    <w:name w:val="toc 4"/>
    <w:basedOn w:val="Normal"/>
    <w:next w:val="Normal"/>
    <w:autoRedefine/>
    <w:uiPriority w:val="39"/>
    <w:semiHidden/>
    <w:locked/>
    <w:rsid w:val="00C34BC1"/>
    <w:pPr>
      <w:spacing w:after="100"/>
      <w:ind w:left="660"/>
    </w:pPr>
  </w:style>
  <w:style w:type="paragraph" w:styleId="TOC6">
    <w:name w:val="toc 6"/>
    <w:basedOn w:val="Normal"/>
    <w:next w:val="Normal"/>
    <w:autoRedefine/>
    <w:uiPriority w:val="39"/>
    <w:semiHidden/>
    <w:locked/>
    <w:rsid w:val="00C34BC1"/>
    <w:pPr>
      <w:spacing w:after="100"/>
      <w:ind w:left="1100"/>
    </w:pPr>
  </w:style>
  <w:style w:type="character" w:styleId="PlaceholderText">
    <w:name w:val="Placeholder Text"/>
    <w:basedOn w:val="DefaultParagraphFont"/>
    <w:uiPriority w:val="99"/>
    <w:semiHidden/>
    <w:rsid w:val="00C34BC1"/>
    <w:rPr>
      <w:color w:val="808080"/>
    </w:rPr>
  </w:style>
  <w:style w:type="paragraph" w:styleId="TOC5">
    <w:name w:val="toc 5"/>
    <w:basedOn w:val="Normal"/>
    <w:next w:val="Normal"/>
    <w:autoRedefine/>
    <w:uiPriority w:val="39"/>
    <w:semiHidden/>
    <w:locked/>
    <w:rsid w:val="00C34BC1"/>
    <w:pPr>
      <w:spacing w:after="100"/>
      <w:ind w:left="880"/>
    </w:pPr>
  </w:style>
  <w:style w:type="paragraph" w:styleId="PlainText">
    <w:name w:val="Plain Text"/>
    <w:basedOn w:val="Normal"/>
    <w:link w:val="PlainTextChar"/>
    <w:semiHidden/>
    <w:rsid w:val="005139E0"/>
    <w:rPr>
      <w:rFonts w:cs="Consolas"/>
      <w:szCs w:val="21"/>
    </w:rPr>
  </w:style>
  <w:style w:type="character" w:customStyle="1" w:styleId="PlainTextChar">
    <w:name w:val="Plain Text Char"/>
    <w:basedOn w:val="DefaultParagraphFont"/>
    <w:link w:val="PlainText"/>
    <w:semiHidden/>
    <w:rsid w:val="005139E0"/>
    <w:rPr>
      <w:rFonts w:cs="Consolas"/>
      <w:szCs w:val="21"/>
    </w:rPr>
  </w:style>
  <w:style w:type="paragraph" w:styleId="Title">
    <w:name w:val="Title"/>
    <w:basedOn w:val="Normal"/>
    <w:next w:val="Normal"/>
    <w:link w:val="TitleChar"/>
    <w:uiPriority w:val="10"/>
    <w:semiHidden/>
    <w:qFormat/>
    <w:locked/>
    <w:rsid w:val="00C34BC1"/>
    <w:pPr>
      <w:spacing w:before="3600" w:line="276" w:lineRule="auto"/>
      <w:jc w:val="right"/>
    </w:pPr>
    <w:rPr>
      <w:rFonts w:eastAsiaTheme="minorEastAsia" w:cs="Arial"/>
      <w:b/>
      <w:noProof/>
      <w:color w:val="53605A" w:themeColor="text1"/>
      <w:sz w:val="48"/>
      <w:szCs w:val="48"/>
    </w:rPr>
  </w:style>
  <w:style w:type="character" w:customStyle="1" w:styleId="TitleChar">
    <w:name w:val="Title Char"/>
    <w:basedOn w:val="DefaultParagraphFont"/>
    <w:link w:val="Title"/>
    <w:uiPriority w:val="10"/>
    <w:semiHidden/>
    <w:rsid w:val="003B36C6"/>
    <w:rPr>
      <w:rFonts w:eastAsiaTheme="minorEastAsia" w:cs="Arial"/>
      <w:b/>
      <w:noProof/>
      <w:color w:val="53605A" w:themeColor="text1"/>
      <w:sz w:val="48"/>
      <w:szCs w:val="48"/>
    </w:rPr>
  </w:style>
  <w:style w:type="paragraph" w:styleId="Subtitle">
    <w:name w:val="Subtitle"/>
    <w:basedOn w:val="Normal"/>
    <w:next w:val="Normal"/>
    <w:link w:val="SubtitleChar"/>
    <w:uiPriority w:val="11"/>
    <w:semiHidden/>
    <w:qFormat/>
    <w:locked/>
    <w:rsid w:val="00C34BC1"/>
    <w:pPr>
      <w:numPr>
        <w:ilvl w:val="1"/>
      </w:numPr>
      <w:spacing w:line="276" w:lineRule="auto"/>
    </w:pPr>
    <w:rPr>
      <w:rFonts w:asciiTheme="majorHAnsi" w:eastAsiaTheme="majorEastAsia" w:hAnsiTheme="majorHAnsi" w:cstheme="majorBidi"/>
      <w:i/>
      <w:iCs/>
      <w:color w:val="D19000" w:themeColor="accent1"/>
      <w:spacing w:val="15"/>
      <w:sz w:val="24"/>
      <w:szCs w:val="24"/>
    </w:rPr>
  </w:style>
  <w:style w:type="character" w:customStyle="1" w:styleId="SubtitleChar">
    <w:name w:val="Subtitle Char"/>
    <w:basedOn w:val="DefaultParagraphFont"/>
    <w:link w:val="Subtitle"/>
    <w:uiPriority w:val="11"/>
    <w:semiHidden/>
    <w:rsid w:val="00C34BC1"/>
    <w:rPr>
      <w:rFonts w:asciiTheme="majorHAnsi" w:eastAsiaTheme="majorEastAsia" w:hAnsiTheme="majorHAnsi" w:cstheme="majorBidi"/>
      <w:i/>
      <w:iCs/>
      <w:color w:val="D19000" w:themeColor="accent1"/>
      <w:spacing w:val="15"/>
      <w:sz w:val="24"/>
      <w:szCs w:val="24"/>
    </w:rPr>
  </w:style>
  <w:style w:type="character" w:styleId="Strong">
    <w:name w:val="Strong"/>
    <w:uiPriority w:val="22"/>
    <w:semiHidden/>
    <w:qFormat/>
    <w:locked/>
    <w:rsid w:val="00C34BC1"/>
    <w:rPr>
      <w:b/>
      <w:bCs/>
    </w:rPr>
  </w:style>
  <w:style w:type="character" w:styleId="IntenseEmphasis">
    <w:name w:val="Intense Emphasis"/>
    <w:basedOn w:val="DefaultParagraphFont"/>
    <w:uiPriority w:val="21"/>
    <w:semiHidden/>
    <w:qFormat/>
    <w:locked/>
    <w:rsid w:val="00C34BC1"/>
    <w:rPr>
      <w:b/>
      <w:bCs/>
      <w:i/>
      <w:iCs/>
      <w:color w:val="D19000" w:themeColor="accent1"/>
    </w:rPr>
  </w:style>
  <w:style w:type="character" w:styleId="FollowedHyperlink">
    <w:name w:val="FollowedHyperlink"/>
    <w:basedOn w:val="DefaultParagraphFont"/>
    <w:semiHidden/>
    <w:rsid w:val="00C34BC1"/>
    <w:rPr>
      <w:color w:val="0064A4" w:themeColor="followedHyperlink"/>
      <w:u w:val="single"/>
    </w:rPr>
  </w:style>
  <w:style w:type="paragraph" w:customStyle="1" w:styleId="Callout">
    <w:name w:val="Callout"/>
    <w:basedOn w:val="Normal"/>
    <w:link w:val="CalloutChar"/>
    <w:uiPriority w:val="3"/>
    <w:qFormat/>
    <w:rsid w:val="00606392"/>
    <w:pPr>
      <w:spacing w:before="60" w:after="60"/>
    </w:pPr>
    <w:rPr>
      <w:b/>
    </w:rPr>
  </w:style>
  <w:style w:type="paragraph" w:customStyle="1" w:styleId="CalloutText">
    <w:name w:val="Callout Text"/>
    <w:basedOn w:val="Normal"/>
    <w:link w:val="CalloutTextChar"/>
    <w:uiPriority w:val="3"/>
    <w:qFormat/>
    <w:rsid w:val="00F02E06"/>
    <w:pPr>
      <w:spacing w:before="60" w:after="60"/>
    </w:pPr>
  </w:style>
  <w:style w:type="character" w:customStyle="1" w:styleId="CalloutChar">
    <w:name w:val="Callout Char"/>
    <w:basedOn w:val="DefaultParagraphFont"/>
    <w:link w:val="Callout"/>
    <w:uiPriority w:val="3"/>
    <w:rsid w:val="005139E0"/>
    <w:rPr>
      <w:b/>
    </w:rPr>
  </w:style>
  <w:style w:type="character" w:customStyle="1" w:styleId="CalloutTextChar">
    <w:name w:val="Callout Text Char"/>
    <w:basedOn w:val="DefaultParagraphFont"/>
    <w:link w:val="CalloutText"/>
    <w:uiPriority w:val="3"/>
    <w:rsid w:val="00F02E06"/>
  </w:style>
  <w:style w:type="table" w:customStyle="1" w:styleId="Important">
    <w:name w:val="Important"/>
    <w:basedOn w:val="TableGrid"/>
    <w:uiPriority w:val="99"/>
    <w:rsid w:val="004E6432"/>
    <w:rPr>
      <w:color w:val="333333"/>
    </w:rPr>
    <w:tblPr>
      <w:tblInd w:w="115" w:type="dxa"/>
      <w:tblBorders>
        <w:top w:val="single" w:sz="8" w:space="0" w:color="666666"/>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Pr>
    <w:tblStylePr w:type="firstRow">
      <w:rPr>
        <w:rFonts w:ascii="Arial" w:hAnsi="Arial"/>
        <w:b w:val="0"/>
        <w:color w:val="auto"/>
        <w:sz w:val="22"/>
      </w:rPr>
      <w:tblPr/>
      <w:tcPr>
        <w:tcBorders>
          <w:top w:val="single" w:sz="8" w:space="0" w:color="666666"/>
          <w:bottom w:val="single" w:sz="24" w:space="0" w:color="666666"/>
        </w:tcBorders>
      </w:tcPr>
    </w:tblStylePr>
    <w:tblStylePr w:type="lastRow">
      <w:tblPr/>
      <w:tcPr>
        <w:tcBorders>
          <w:bottom w:val="nil"/>
        </w:tcBorders>
      </w:tcPr>
    </w:tblStylePr>
    <w:tblStylePr w:type="firstCol">
      <w:pPr>
        <w:wordWrap/>
        <w:spacing w:beforeLines="0" w:before="60" w:beforeAutospacing="0" w:afterLines="0" w:after="60" w:afterAutospacing="0" w:line="280" w:lineRule="exact"/>
        <w:jc w:val="left"/>
      </w:pPr>
      <w:rPr>
        <w:rFonts w:ascii="Arial" w:hAnsi="Arial"/>
        <w:b/>
        <w:color w:val="333333"/>
        <w:sz w:val="22"/>
      </w:rPr>
      <w:tblPr/>
      <w:trPr>
        <w:cantSplit/>
      </w:trPr>
      <w:tcPr>
        <w:shd w:val="clear" w:color="auto" w:fill="E6E6E6"/>
      </w:tcPr>
    </w:tblStylePr>
  </w:style>
  <w:style w:type="table" w:customStyle="1" w:styleId="Caution">
    <w:name w:val="Caution"/>
    <w:basedOn w:val="TableGrid"/>
    <w:uiPriority w:val="99"/>
    <w:rsid w:val="004E6432"/>
    <w:tblPr>
      <w:tblInd w:w="115" w:type="dxa"/>
      <w:tblBorders>
        <w:top w:val="single" w:sz="8" w:space="0" w:color="A93C47"/>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Pr>
    <w:trPr>
      <w:cantSplit/>
    </w:trPr>
    <w:tblStylePr w:type="firstRow">
      <w:tblPr/>
      <w:tcPr>
        <w:tcBorders>
          <w:bottom w:val="single" w:sz="24" w:space="0" w:color="A93C47"/>
        </w:tcBorders>
      </w:tcPr>
    </w:tblStylePr>
    <w:tblStylePr w:type="firstCol">
      <w:tblPr/>
      <w:tcPr>
        <w:shd w:val="clear" w:color="auto" w:fill="F8F0EF"/>
      </w:tcPr>
    </w:tblStylePr>
  </w:style>
  <w:style w:type="paragraph" w:customStyle="1" w:styleId="ExampleHeading">
    <w:name w:val="Example Heading"/>
    <w:basedOn w:val="Normal"/>
    <w:uiPriority w:val="3"/>
    <w:qFormat/>
    <w:rsid w:val="00E532FB"/>
    <w:pPr>
      <w:keepNext/>
      <w:widowControl w:val="0"/>
      <w:pBdr>
        <w:bottom w:val="single" w:sz="8" w:space="1" w:color="C36121"/>
      </w:pBdr>
      <w:spacing w:line="280" w:lineRule="exact"/>
      <w:ind w:left="360" w:right="360"/>
    </w:pPr>
    <w:rPr>
      <w:b/>
      <w:color w:val="C36121"/>
      <w:sz w:val="24"/>
    </w:rPr>
  </w:style>
  <w:style w:type="paragraph" w:customStyle="1" w:styleId="ExampleText">
    <w:name w:val="Example Text"/>
    <w:basedOn w:val="BodyText"/>
    <w:uiPriority w:val="3"/>
    <w:qFormat/>
    <w:rsid w:val="00126833"/>
    <w:pPr>
      <w:pBdr>
        <w:bottom w:val="single" w:sz="8" w:space="8" w:color="C36121"/>
      </w:pBdr>
      <w:ind w:left="360" w:right="360"/>
    </w:pPr>
  </w:style>
  <w:style w:type="paragraph" w:styleId="TableofFigures">
    <w:name w:val="table of figures"/>
    <w:basedOn w:val="Normal"/>
    <w:next w:val="Normal"/>
    <w:uiPriority w:val="99"/>
    <w:semiHidden/>
    <w:rsid w:val="00D13297"/>
    <w:pPr>
      <w:spacing w:after="0"/>
    </w:pPr>
  </w:style>
  <w:style w:type="table" w:styleId="LightGrid-Accent3">
    <w:name w:val="Light Grid Accent 3"/>
    <w:basedOn w:val="TableNormal"/>
    <w:uiPriority w:val="62"/>
    <w:locked/>
    <w:rsid w:val="00F12487"/>
    <w:pPr>
      <w:spacing w:after="0" w:line="240" w:lineRule="auto"/>
    </w:pPr>
    <w:tblPr>
      <w:tblStyleRowBandSize w:val="1"/>
      <w:tblStyleColBandSize w:val="1"/>
      <w:tblBorders>
        <w:top w:val="single" w:sz="8" w:space="0" w:color="EAAA00" w:themeColor="accent3"/>
        <w:left w:val="single" w:sz="8" w:space="0" w:color="EAAA00" w:themeColor="accent3"/>
        <w:bottom w:val="single" w:sz="8" w:space="0" w:color="EAAA00" w:themeColor="accent3"/>
        <w:right w:val="single" w:sz="8" w:space="0" w:color="EAAA00" w:themeColor="accent3"/>
        <w:insideH w:val="single" w:sz="8" w:space="0" w:color="EAAA00" w:themeColor="accent3"/>
        <w:insideV w:val="single" w:sz="8" w:space="0" w:color="EAAA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AA00" w:themeColor="accent3"/>
          <w:left w:val="single" w:sz="8" w:space="0" w:color="EAAA00" w:themeColor="accent3"/>
          <w:bottom w:val="single" w:sz="18" w:space="0" w:color="EAAA00" w:themeColor="accent3"/>
          <w:right w:val="single" w:sz="8" w:space="0" w:color="EAAA00" w:themeColor="accent3"/>
          <w:insideH w:val="nil"/>
          <w:insideV w:val="single" w:sz="8" w:space="0" w:color="EAAA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AA00" w:themeColor="accent3"/>
          <w:left w:val="single" w:sz="8" w:space="0" w:color="EAAA00" w:themeColor="accent3"/>
          <w:bottom w:val="single" w:sz="8" w:space="0" w:color="EAAA00" w:themeColor="accent3"/>
          <w:right w:val="single" w:sz="8" w:space="0" w:color="EAAA00" w:themeColor="accent3"/>
          <w:insideH w:val="nil"/>
          <w:insideV w:val="single" w:sz="8" w:space="0" w:color="EAAA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AA00" w:themeColor="accent3"/>
          <w:left w:val="single" w:sz="8" w:space="0" w:color="EAAA00" w:themeColor="accent3"/>
          <w:bottom w:val="single" w:sz="8" w:space="0" w:color="EAAA00" w:themeColor="accent3"/>
          <w:right w:val="single" w:sz="8" w:space="0" w:color="EAAA00" w:themeColor="accent3"/>
        </w:tcBorders>
      </w:tcPr>
    </w:tblStylePr>
    <w:tblStylePr w:type="band1Vert">
      <w:tblPr/>
      <w:tcPr>
        <w:tcBorders>
          <w:top w:val="single" w:sz="8" w:space="0" w:color="EAAA00" w:themeColor="accent3"/>
          <w:left w:val="single" w:sz="8" w:space="0" w:color="EAAA00" w:themeColor="accent3"/>
          <w:bottom w:val="single" w:sz="8" w:space="0" w:color="EAAA00" w:themeColor="accent3"/>
          <w:right w:val="single" w:sz="8" w:space="0" w:color="EAAA00" w:themeColor="accent3"/>
        </w:tcBorders>
        <w:shd w:val="clear" w:color="auto" w:fill="FFECBA" w:themeFill="accent3" w:themeFillTint="3F"/>
      </w:tcPr>
    </w:tblStylePr>
    <w:tblStylePr w:type="band1Horz">
      <w:tblPr/>
      <w:tcPr>
        <w:tcBorders>
          <w:top w:val="single" w:sz="8" w:space="0" w:color="EAAA00" w:themeColor="accent3"/>
          <w:left w:val="single" w:sz="8" w:space="0" w:color="EAAA00" w:themeColor="accent3"/>
          <w:bottom w:val="single" w:sz="8" w:space="0" w:color="EAAA00" w:themeColor="accent3"/>
          <w:right w:val="single" w:sz="8" w:space="0" w:color="EAAA00" w:themeColor="accent3"/>
          <w:insideV w:val="single" w:sz="8" w:space="0" w:color="EAAA00" w:themeColor="accent3"/>
        </w:tcBorders>
        <w:shd w:val="clear" w:color="auto" w:fill="FFECBA" w:themeFill="accent3" w:themeFillTint="3F"/>
      </w:tcPr>
    </w:tblStylePr>
    <w:tblStylePr w:type="band2Horz">
      <w:tblPr/>
      <w:tcPr>
        <w:tcBorders>
          <w:top w:val="single" w:sz="8" w:space="0" w:color="EAAA00" w:themeColor="accent3"/>
          <w:left w:val="single" w:sz="8" w:space="0" w:color="EAAA00" w:themeColor="accent3"/>
          <w:bottom w:val="single" w:sz="8" w:space="0" w:color="EAAA00" w:themeColor="accent3"/>
          <w:right w:val="single" w:sz="8" w:space="0" w:color="EAAA00" w:themeColor="accent3"/>
          <w:insideV w:val="single" w:sz="8" w:space="0" w:color="EAAA00" w:themeColor="accent3"/>
        </w:tcBorders>
      </w:tcPr>
    </w:tblStylePr>
  </w:style>
  <w:style w:type="paragraph" w:styleId="BodyTextIndent">
    <w:name w:val="Body Text Indent"/>
    <w:basedOn w:val="Normal"/>
    <w:link w:val="BodyTextIndentChar"/>
    <w:uiPriority w:val="99"/>
    <w:unhideWhenUsed/>
    <w:locked/>
    <w:rsid w:val="00CF168E"/>
    <w:pPr>
      <w:ind w:left="360"/>
    </w:pPr>
  </w:style>
  <w:style w:type="character" w:customStyle="1" w:styleId="BodyTextIndentChar">
    <w:name w:val="Body Text Indent Char"/>
    <w:basedOn w:val="DefaultParagraphFont"/>
    <w:link w:val="BodyTextIndent"/>
    <w:uiPriority w:val="99"/>
    <w:rsid w:val="00CF168E"/>
  </w:style>
  <w:style w:type="character" w:styleId="UnresolvedMention">
    <w:name w:val="Unresolved Mention"/>
    <w:basedOn w:val="DefaultParagraphFont"/>
    <w:uiPriority w:val="99"/>
    <w:semiHidden/>
    <w:unhideWhenUsed/>
    <w:rsid w:val="00664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2997">
      <w:bodyDiv w:val="1"/>
      <w:marLeft w:val="0"/>
      <w:marRight w:val="0"/>
      <w:marTop w:val="0"/>
      <w:marBottom w:val="0"/>
      <w:divBdr>
        <w:top w:val="none" w:sz="0" w:space="0" w:color="auto"/>
        <w:left w:val="none" w:sz="0" w:space="0" w:color="auto"/>
        <w:bottom w:val="none" w:sz="0" w:space="0" w:color="auto"/>
        <w:right w:val="none" w:sz="0" w:space="0" w:color="auto"/>
      </w:divBdr>
    </w:div>
    <w:div w:id="116067358">
      <w:bodyDiv w:val="1"/>
      <w:marLeft w:val="0"/>
      <w:marRight w:val="0"/>
      <w:marTop w:val="0"/>
      <w:marBottom w:val="0"/>
      <w:divBdr>
        <w:top w:val="none" w:sz="0" w:space="0" w:color="auto"/>
        <w:left w:val="none" w:sz="0" w:space="0" w:color="auto"/>
        <w:bottom w:val="none" w:sz="0" w:space="0" w:color="auto"/>
        <w:right w:val="none" w:sz="0" w:space="0" w:color="auto"/>
      </w:divBdr>
    </w:div>
    <w:div w:id="120655899">
      <w:bodyDiv w:val="1"/>
      <w:marLeft w:val="0"/>
      <w:marRight w:val="0"/>
      <w:marTop w:val="0"/>
      <w:marBottom w:val="0"/>
      <w:divBdr>
        <w:top w:val="none" w:sz="0" w:space="0" w:color="auto"/>
        <w:left w:val="none" w:sz="0" w:space="0" w:color="auto"/>
        <w:bottom w:val="none" w:sz="0" w:space="0" w:color="auto"/>
        <w:right w:val="none" w:sz="0" w:space="0" w:color="auto"/>
      </w:divBdr>
      <w:divsChild>
        <w:div w:id="380791522">
          <w:marLeft w:val="0"/>
          <w:marRight w:val="0"/>
          <w:marTop w:val="0"/>
          <w:marBottom w:val="0"/>
          <w:divBdr>
            <w:top w:val="none" w:sz="0" w:space="0" w:color="auto"/>
            <w:left w:val="none" w:sz="0" w:space="0" w:color="auto"/>
            <w:bottom w:val="none" w:sz="0" w:space="0" w:color="auto"/>
            <w:right w:val="none" w:sz="0" w:space="0" w:color="auto"/>
          </w:divBdr>
        </w:div>
      </w:divsChild>
    </w:div>
    <w:div w:id="341661558">
      <w:bodyDiv w:val="1"/>
      <w:marLeft w:val="0"/>
      <w:marRight w:val="0"/>
      <w:marTop w:val="0"/>
      <w:marBottom w:val="0"/>
      <w:divBdr>
        <w:top w:val="none" w:sz="0" w:space="0" w:color="auto"/>
        <w:left w:val="none" w:sz="0" w:space="0" w:color="auto"/>
        <w:bottom w:val="none" w:sz="0" w:space="0" w:color="auto"/>
        <w:right w:val="none" w:sz="0" w:space="0" w:color="auto"/>
      </w:divBdr>
    </w:div>
    <w:div w:id="398141789">
      <w:bodyDiv w:val="1"/>
      <w:marLeft w:val="0"/>
      <w:marRight w:val="0"/>
      <w:marTop w:val="0"/>
      <w:marBottom w:val="0"/>
      <w:divBdr>
        <w:top w:val="none" w:sz="0" w:space="0" w:color="auto"/>
        <w:left w:val="none" w:sz="0" w:space="0" w:color="auto"/>
        <w:bottom w:val="none" w:sz="0" w:space="0" w:color="auto"/>
        <w:right w:val="none" w:sz="0" w:space="0" w:color="auto"/>
      </w:divBdr>
      <w:divsChild>
        <w:div w:id="461075975">
          <w:marLeft w:val="0"/>
          <w:marRight w:val="0"/>
          <w:marTop w:val="0"/>
          <w:marBottom w:val="0"/>
          <w:divBdr>
            <w:top w:val="none" w:sz="0" w:space="0" w:color="auto"/>
            <w:left w:val="none" w:sz="0" w:space="0" w:color="auto"/>
            <w:bottom w:val="none" w:sz="0" w:space="0" w:color="auto"/>
            <w:right w:val="none" w:sz="0" w:space="0" w:color="auto"/>
          </w:divBdr>
        </w:div>
      </w:divsChild>
    </w:div>
    <w:div w:id="436145693">
      <w:bodyDiv w:val="1"/>
      <w:marLeft w:val="0"/>
      <w:marRight w:val="0"/>
      <w:marTop w:val="0"/>
      <w:marBottom w:val="0"/>
      <w:divBdr>
        <w:top w:val="none" w:sz="0" w:space="0" w:color="auto"/>
        <w:left w:val="none" w:sz="0" w:space="0" w:color="auto"/>
        <w:bottom w:val="none" w:sz="0" w:space="0" w:color="auto"/>
        <w:right w:val="none" w:sz="0" w:space="0" w:color="auto"/>
      </w:divBdr>
    </w:div>
    <w:div w:id="440732483">
      <w:bodyDiv w:val="1"/>
      <w:marLeft w:val="0"/>
      <w:marRight w:val="0"/>
      <w:marTop w:val="0"/>
      <w:marBottom w:val="0"/>
      <w:divBdr>
        <w:top w:val="none" w:sz="0" w:space="0" w:color="auto"/>
        <w:left w:val="none" w:sz="0" w:space="0" w:color="auto"/>
        <w:bottom w:val="none" w:sz="0" w:space="0" w:color="auto"/>
        <w:right w:val="none" w:sz="0" w:space="0" w:color="auto"/>
      </w:divBdr>
    </w:div>
    <w:div w:id="627131594">
      <w:bodyDiv w:val="1"/>
      <w:marLeft w:val="0"/>
      <w:marRight w:val="0"/>
      <w:marTop w:val="0"/>
      <w:marBottom w:val="0"/>
      <w:divBdr>
        <w:top w:val="none" w:sz="0" w:space="0" w:color="auto"/>
        <w:left w:val="none" w:sz="0" w:space="0" w:color="auto"/>
        <w:bottom w:val="none" w:sz="0" w:space="0" w:color="auto"/>
        <w:right w:val="none" w:sz="0" w:space="0" w:color="auto"/>
      </w:divBdr>
    </w:div>
    <w:div w:id="745493324">
      <w:bodyDiv w:val="1"/>
      <w:marLeft w:val="0"/>
      <w:marRight w:val="0"/>
      <w:marTop w:val="0"/>
      <w:marBottom w:val="0"/>
      <w:divBdr>
        <w:top w:val="none" w:sz="0" w:space="0" w:color="auto"/>
        <w:left w:val="none" w:sz="0" w:space="0" w:color="auto"/>
        <w:bottom w:val="none" w:sz="0" w:space="0" w:color="auto"/>
        <w:right w:val="none" w:sz="0" w:space="0" w:color="auto"/>
      </w:divBdr>
    </w:div>
    <w:div w:id="751781324">
      <w:bodyDiv w:val="1"/>
      <w:marLeft w:val="0"/>
      <w:marRight w:val="0"/>
      <w:marTop w:val="0"/>
      <w:marBottom w:val="0"/>
      <w:divBdr>
        <w:top w:val="none" w:sz="0" w:space="0" w:color="auto"/>
        <w:left w:val="none" w:sz="0" w:space="0" w:color="auto"/>
        <w:bottom w:val="none" w:sz="0" w:space="0" w:color="auto"/>
        <w:right w:val="none" w:sz="0" w:space="0" w:color="auto"/>
      </w:divBdr>
      <w:divsChild>
        <w:div w:id="618148749">
          <w:marLeft w:val="0"/>
          <w:marRight w:val="0"/>
          <w:marTop w:val="0"/>
          <w:marBottom w:val="0"/>
          <w:divBdr>
            <w:top w:val="none" w:sz="0" w:space="0" w:color="auto"/>
            <w:left w:val="none" w:sz="0" w:space="0" w:color="auto"/>
            <w:bottom w:val="none" w:sz="0" w:space="0" w:color="auto"/>
            <w:right w:val="none" w:sz="0" w:space="0" w:color="auto"/>
          </w:divBdr>
        </w:div>
      </w:divsChild>
    </w:div>
    <w:div w:id="968169661">
      <w:bodyDiv w:val="1"/>
      <w:marLeft w:val="0"/>
      <w:marRight w:val="0"/>
      <w:marTop w:val="0"/>
      <w:marBottom w:val="0"/>
      <w:divBdr>
        <w:top w:val="none" w:sz="0" w:space="0" w:color="auto"/>
        <w:left w:val="none" w:sz="0" w:space="0" w:color="auto"/>
        <w:bottom w:val="none" w:sz="0" w:space="0" w:color="auto"/>
        <w:right w:val="none" w:sz="0" w:space="0" w:color="auto"/>
      </w:divBdr>
    </w:div>
    <w:div w:id="1072242068">
      <w:bodyDiv w:val="1"/>
      <w:marLeft w:val="0"/>
      <w:marRight w:val="0"/>
      <w:marTop w:val="0"/>
      <w:marBottom w:val="0"/>
      <w:divBdr>
        <w:top w:val="none" w:sz="0" w:space="0" w:color="auto"/>
        <w:left w:val="none" w:sz="0" w:space="0" w:color="auto"/>
        <w:bottom w:val="none" w:sz="0" w:space="0" w:color="auto"/>
        <w:right w:val="none" w:sz="0" w:space="0" w:color="auto"/>
      </w:divBdr>
    </w:div>
    <w:div w:id="1109735360">
      <w:bodyDiv w:val="1"/>
      <w:marLeft w:val="0"/>
      <w:marRight w:val="0"/>
      <w:marTop w:val="0"/>
      <w:marBottom w:val="0"/>
      <w:divBdr>
        <w:top w:val="none" w:sz="0" w:space="0" w:color="auto"/>
        <w:left w:val="none" w:sz="0" w:space="0" w:color="auto"/>
        <w:bottom w:val="none" w:sz="0" w:space="0" w:color="auto"/>
        <w:right w:val="none" w:sz="0" w:space="0" w:color="auto"/>
      </w:divBdr>
      <w:divsChild>
        <w:div w:id="936016769">
          <w:marLeft w:val="0"/>
          <w:marRight w:val="0"/>
          <w:marTop w:val="0"/>
          <w:marBottom w:val="0"/>
          <w:divBdr>
            <w:top w:val="none" w:sz="0" w:space="0" w:color="auto"/>
            <w:left w:val="none" w:sz="0" w:space="0" w:color="auto"/>
            <w:bottom w:val="none" w:sz="0" w:space="0" w:color="auto"/>
            <w:right w:val="none" w:sz="0" w:space="0" w:color="auto"/>
          </w:divBdr>
        </w:div>
      </w:divsChild>
    </w:div>
    <w:div w:id="1624069583">
      <w:bodyDiv w:val="1"/>
      <w:marLeft w:val="0"/>
      <w:marRight w:val="0"/>
      <w:marTop w:val="0"/>
      <w:marBottom w:val="0"/>
      <w:divBdr>
        <w:top w:val="none" w:sz="0" w:space="0" w:color="auto"/>
        <w:left w:val="none" w:sz="0" w:space="0" w:color="auto"/>
        <w:bottom w:val="none" w:sz="0" w:space="0" w:color="auto"/>
        <w:right w:val="none" w:sz="0" w:space="0" w:color="auto"/>
      </w:divBdr>
    </w:div>
    <w:div w:id="197016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tl:8080/ITL/login.js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file:///\\otl-svm0.otl.lab\ICP-WVC"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www.optum.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ills4\Desktop\templates\Optum_Word_Template_2016_03_24.dotx" TargetMode="External"/></Relationships>
</file>

<file path=word/theme/theme1.xml><?xml version="1.0" encoding="utf-8"?>
<a:theme xmlns:a="http://schemas.openxmlformats.org/drawingml/2006/main" name="Office Theme">
  <a:themeElements>
    <a:clrScheme name="Optum Brand">
      <a:dk1>
        <a:srgbClr val="53605A"/>
      </a:dk1>
      <a:lt1>
        <a:srgbClr val="FFFFFF"/>
      </a:lt1>
      <a:dk2>
        <a:srgbClr val="888B8D"/>
      </a:dk2>
      <a:lt2>
        <a:srgbClr val="D45D00"/>
      </a:lt2>
      <a:accent1>
        <a:srgbClr val="D19000"/>
      </a:accent1>
      <a:accent2>
        <a:srgbClr val="E87722"/>
      </a:accent2>
      <a:accent3>
        <a:srgbClr val="EAAA00"/>
      </a:accent3>
      <a:accent4>
        <a:srgbClr val="B1B3B3"/>
      </a:accent4>
      <a:accent5>
        <a:srgbClr val="D0D0CE"/>
      </a:accent5>
      <a:accent6>
        <a:srgbClr val="739600"/>
      </a:accent6>
      <a:hlink>
        <a:srgbClr val="0064A4"/>
      </a:hlink>
      <a:folHlink>
        <a:srgbClr val="0064A4"/>
      </a:folHlink>
    </a:clrScheme>
    <a:fontScheme name="Optum Brand">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259B3-4896-4FEC-82DF-E34694E8D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Optum_Word_Template_2016_03_24.dotx</Template>
  <TotalTime>10467</TotalTime>
  <Pages>26</Pages>
  <Words>2286</Words>
  <Characters>13035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Huffaker</dc:creator>
  <cp:keywords/>
  <dc:description/>
  <cp:lastModifiedBy>Schwab, John A</cp:lastModifiedBy>
  <cp:revision>36</cp:revision>
  <cp:lastPrinted>2021-01-06T00:08:00Z</cp:lastPrinted>
  <dcterms:created xsi:type="dcterms:W3CDTF">2020-02-12T13:28:00Z</dcterms:created>
  <dcterms:modified xsi:type="dcterms:W3CDTF">2021-01-06T00:08:00Z</dcterms:modified>
</cp:coreProperties>
</file>